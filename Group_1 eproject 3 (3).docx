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7"/>
        <w:tblpPr w:leftFromText="180" w:rightFromText="180" w:vertAnchor="page" w:horzAnchor="page" w:tblpX="1354" w:tblpY="1614"/>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84"/>
        <w:gridCol w:w="6521"/>
        <w:gridCol w:w="16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trPr>
        <w:tc>
          <w:tcPr>
            <w:tcW w:w="1384" w:type="dxa"/>
            <w:vMerge w:val="restart"/>
            <w:vAlign w:val="bottom"/>
          </w:tcPr>
          <w:p>
            <w:pPr>
              <w:spacing w:after="0" w:line="240" w:lineRule="auto"/>
              <w:jc w:val="center"/>
              <w:rPr>
                <w:rFonts w:eastAsia="SimSun" w:cs="Times New Roman"/>
                <w:sz w:val="28"/>
                <w:szCs w:val="20"/>
                <w:lang w:eastAsia="vi-VN"/>
              </w:rPr>
            </w:pPr>
            <w:bookmarkStart w:id="0" w:name="_Hlk155786636"/>
            <w:bookmarkEnd w:id="0"/>
            <w:r>
              <w:rPr>
                <w:rFonts w:eastAsia="SimSun" w:cs="Times New Roman"/>
                <w:sz w:val="28"/>
                <w:szCs w:val="20"/>
                <w:lang w:eastAsia="vi-VN"/>
              </w:rPr>
              <w:drawing>
                <wp:inline distT="0" distB="0" distL="0" distR="0">
                  <wp:extent cx="719455" cy="487045"/>
                  <wp:effectExtent l="0" t="0" r="444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0000" cy="487302"/>
                          </a:xfrm>
                          <a:prstGeom prst="rect">
                            <a:avLst/>
                          </a:prstGeom>
                        </pic:spPr>
                      </pic:pic>
                    </a:graphicData>
                  </a:graphic>
                </wp:inline>
              </w:drawing>
            </w:r>
          </w:p>
        </w:tc>
        <w:tc>
          <w:tcPr>
            <w:tcW w:w="6521" w:type="dxa"/>
          </w:tcPr>
          <w:p>
            <w:pPr>
              <w:spacing w:after="0" w:line="240" w:lineRule="auto"/>
              <w:jc w:val="center"/>
              <w:rPr>
                <w:rFonts w:eastAsia="SimSun" w:cs="Times New Roman"/>
                <w:b/>
                <w:sz w:val="28"/>
                <w:szCs w:val="20"/>
                <w:lang w:eastAsia="vi-VN"/>
              </w:rPr>
            </w:pPr>
            <w:r>
              <w:rPr>
                <w:rFonts w:eastAsia="SimSun" w:cs="Times New Roman"/>
                <w:b/>
                <w:sz w:val="28"/>
                <w:szCs w:val="28"/>
                <w:lang w:eastAsia="vi-VN"/>
              </w:rPr>
              <w:t>C</w:t>
            </w:r>
            <w:r>
              <w:rPr>
                <w:rFonts w:eastAsia="SimSun" w:cs="Times New Roman"/>
                <w:b/>
                <w:sz w:val="28"/>
                <w:szCs w:val="20"/>
                <w:lang w:eastAsia="vi-VN"/>
              </w:rPr>
              <w:t xml:space="preserve">AN THO </w:t>
            </w:r>
            <w:r>
              <w:rPr>
                <w:rFonts w:eastAsia="SimSun" w:cs="Times New Roman"/>
                <w:b/>
                <w:sz w:val="28"/>
                <w:szCs w:val="28"/>
                <w:lang w:eastAsia="vi-VN"/>
              </w:rPr>
              <w:t>U</w:t>
            </w:r>
            <w:r>
              <w:rPr>
                <w:rFonts w:eastAsia="SimSun" w:cs="Times New Roman"/>
                <w:b/>
                <w:sz w:val="28"/>
                <w:szCs w:val="20"/>
                <w:lang w:eastAsia="vi-VN"/>
              </w:rPr>
              <w:t>NIVERSITY SOFTWARE CENTER</w:t>
            </w:r>
          </w:p>
        </w:tc>
        <w:tc>
          <w:tcPr>
            <w:tcW w:w="1636" w:type="dxa"/>
            <w:vMerge w:val="restart"/>
            <w:vAlign w:val="center"/>
          </w:tcPr>
          <w:p>
            <w:pPr>
              <w:spacing w:after="0" w:line="240" w:lineRule="auto"/>
              <w:jc w:val="center"/>
              <w:rPr>
                <w:rFonts w:eastAsia="SimSun" w:cs="Times New Roman"/>
                <w:sz w:val="28"/>
                <w:szCs w:val="20"/>
                <w:lang w:eastAsia="vi-VN"/>
              </w:rPr>
            </w:pPr>
            <w:r>
              <w:rPr>
                <w:rFonts w:eastAsia="SimSun" w:cs="Times New Roman"/>
                <w:sz w:val="28"/>
                <w:szCs w:val="20"/>
                <w:lang w:eastAsia="vi-VN"/>
              </w:rPr>
              <w:drawing>
                <wp:inline distT="0" distB="0" distL="0" distR="0">
                  <wp:extent cx="899795" cy="376555"/>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00000" cy="377048"/>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84" w:type="dxa"/>
            <w:vMerge w:val="continue"/>
          </w:tcPr>
          <w:p>
            <w:pPr>
              <w:spacing w:after="0" w:line="240" w:lineRule="auto"/>
              <w:rPr>
                <w:rFonts w:eastAsia="SimSun" w:cs="Times New Roman"/>
                <w:sz w:val="28"/>
                <w:szCs w:val="20"/>
                <w:lang w:eastAsia="vi-VN"/>
              </w:rPr>
            </w:pPr>
          </w:p>
        </w:tc>
        <w:tc>
          <w:tcPr>
            <w:tcW w:w="6521" w:type="dxa"/>
          </w:tcPr>
          <w:p>
            <w:pPr>
              <w:spacing w:after="0" w:line="240" w:lineRule="auto"/>
              <w:jc w:val="center"/>
              <w:rPr>
                <w:rFonts w:eastAsia="SimSun" w:cs="Times New Roman"/>
                <w:b/>
                <w:sz w:val="28"/>
                <w:szCs w:val="20"/>
                <w:lang w:eastAsia="vi-VN"/>
              </w:rPr>
            </w:pPr>
            <w:r>
              <w:rPr>
                <w:rFonts w:eastAsia="SimSun" w:cs="Times New Roman"/>
                <w:b/>
                <w:sz w:val="32"/>
                <w:szCs w:val="20"/>
                <w:lang w:eastAsia="vi-VN"/>
              </w:rPr>
              <w:t>MEKONG DELTA - APTECH</w:t>
            </w:r>
          </w:p>
        </w:tc>
        <w:tc>
          <w:tcPr>
            <w:tcW w:w="1636" w:type="dxa"/>
            <w:vMerge w:val="continue"/>
          </w:tcPr>
          <w:p>
            <w:pPr>
              <w:spacing w:after="0" w:line="240" w:lineRule="auto"/>
              <w:rPr>
                <w:rFonts w:eastAsia="SimSun" w:cs="Times New Roman"/>
                <w:sz w:val="28"/>
                <w:szCs w:val="20"/>
                <w:lang w:eastAsia="vi-VN"/>
              </w:rPr>
            </w:pPr>
          </w:p>
        </w:tc>
      </w:tr>
    </w:tbl>
    <w:p>
      <w:pPr>
        <w:rPr>
          <w:rFonts w:cs="Times New Roman"/>
        </w:rPr>
      </w:pPr>
    </w:p>
    <w:p>
      <w:pPr>
        <w:rPr>
          <w:rFonts w:cs="Times New Roman"/>
        </w:rPr>
      </w:pPr>
    </w:p>
    <w:p>
      <w:pPr>
        <w:rPr>
          <w:rFonts w:cs="Times New Roman"/>
        </w:rPr>
      </w:pPr>
    </w:p>
    <w:p>
      <w:pPr>
        <w:rPr>
          <w:rFonts w:cs="Times New Roman"/>
        </w:rPr>
      </w:pPr>
    </w:p>
    <w:p>
      <w:pPr>
        <w:jc w:val="both"/>
        <w:rPr>
          <w:rFonts w:cs="Times New Roman"/>
          <w:b/>
          <w:sz w:val="28"/>
          <w:szCs w:val="28"/>
        </w:rPr>
      </w:pPr>
    </w:p>
    <w:p>
      <w:pPr>
        <w:jc w:val="center"/>
        <w:rPr>
          <w:rFonts w:eastAsia="SimSun" w:cs="Times New Roman"/>
          <w:b/>
          <w:bCs/>
          <w:sz w:val="44"/>
          <w:szCs w:val="44"/>
        </w:rPr>
      </w:pPr>
      <w:r>
        <w:rPr>
          <w:rFonts w:cs="Times New Roman"/>
          <w:b/>
          <w:sz w:val="32"/>
          <w:szCs w:val="32"/>
        </w:rPr>
        <w:t>SEMESTER II</w:t>
      </w:r>
      <w:r>
        <w:rPr>
          <w:rFonts w:cs="Times New Roman"/>
          <w:b/>
          <w:sz w:val="32"/>
          <w:szCs w:val="32"/>
          <w:lang w:val="vi-VN"/>
        </w:rPr>
        <w:t>I</w:t>
      </w:r>
    </w:p>
    <w:p>
      <w:pPr>
        <w:jc w:val="center"/>
        <w:rPr>
          <w:rFonts w:hint="default" w:cs="Times New Roman"/>
          <w:b/>
          <w:sz w:val="28"/>
          <w:szCs w:val="28"/>
          <w:lang w:val="en-US"/>
        </w:rPr>
      </w:pPr>
      <w:r>
        <w:rPr>
          <w:rFonts w:eastAsia="SimSun" w:cs="Times New Roman"/>
          <w:b/>
          <w:bCs/>
          <w:sz w:val="60"/>
          <w:szCs w:val="60"/>
        </w:rPr>
        <w:t>ONLINE</w:t>
      </w:r>
      <w:r>
        <w:rPr>
          <w:rFonts w:eastAsia="SimSun" w:cs="Times New Roman"/>
          <w:b/>
          <w:bCs/>
          <w:sz w:val="60"/>
          <w:szCs w:val="60"/>
          <w:lang w:val="vi-VN"/>
        </w:rPr>
        <w:t xml:space="preserve"> BOOK</w:t>
      </w:r>
      <w:r>
        <w:rPr>
          <w:rFonts w:hint="default" w:eastAsia="SimSun" w:cs="Times New Roman"/>
          <w:b/>
          <w:bCs/>
          <w:sz w:val="60"/>
          <w:szCs w:val="60"/>
          <w:lang w:val="en-US"/>
        </w:rPr>
        <w:t xml:space="preserve"> STORE</w:t>
      </w:r>
    </w:p>
    <w:p>
      <w:pPr>
        <w:jc w:val="center"/>
        <w:rPr>
          <w:rFonts w:cs="Times New Roman"/>
          <w:sz w:val="28"/>
          <w:szCs w:val="28"/>
        </w:rPr>
      </w:pPr>
    </w:p>
    <w:p>
      <w:pPr>
        <w:jc w:val="both"/>
        <w:rPr>
          <w:rFonts w:cs="Times New Roman"/>
          <w:sz w:val="28"/>
          <w:szCs w:val="28"/>
        </w:rPr>
      </w:pPr>
    </w:p>
    <w:tbl>
      <w:tblPr>
        <w:tblStyle w:val="17"/>
        <w:tblpPr w:leftFromText="180" w:rightFromText="180" w:vertAnchor="text" w:horzAnchor="page" w:tblpX="1007" w:tblpY="1385"/>
        <w:tblOverlap w:val="never"/>
        <w:tblW w:w="102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47"/>
        <w:gridCol w:w="64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3747" w:type="dxa"/>
          </w:tcPr>
          <w:p>
            <w:pPr>
              <w:spacing w:after="0" w:line="240" w:lineRule="auto"/>
              <w:rPr>
                <w:rFonts w:eastAsia="SimSun" w:cs="Times New Roman"/>
                <w:b/>
                <w:szCs w:val="24"/>
                <w:lang w:eastAsia="vi-VN"/>
              </w:rPr>
            </w:pPr>
            <w:r>
              <w:rPr>
                <w:rFonts w:eastAsia="SimSun" w:cs="Times New Roman"/>
                <w:b/>
                <w:szCs w:val="24"/>
                <w:lang w:eastAsia="vi-VN"/>
              </w:rPr>
              <w:t>Instructor:</w:t>
            </w:r>
          </w:p>
        </w:tc>
        <w:tc>
          <w:tcPr>
            <w:tcW w:w="6475" w:type="dxa"/>
          </w:tcPr>
          <w:p>
            <w:pPr>
              <w:spacing w:after="0" w:line="360" w:lineRule="auto"/>
              <w:rPr>
                <w:rFonts w:eastAsia="SimSun" w:cs="Times New Roman"/>
                <w:b/>
                <w:szCs w:val="24"/>
                <w:lang w:val="vi-VN" w:eastAsia="vi-VN"/>
              </w:rPr>
            </w:pPr>
            <w:r>
              <w:rPr>
                <w:rFonts w:eastAsia="SimSun" w:cs="Times New Roman"/>
                <w:b/>
                <w:szCs w:val="24"/>
                <w:lang w:eastAsia="vi-VN"/>
              </w:rPr>
              <w:t>Class: CP2396H04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3747" w:type="dxa"/>
            <w:vMerge w:val="restart"/>
          </w:tcPr>
          <w:p>
            <w:pPr>
              <w:spacing w:after="0" w:line="240" w:lineRule="auto"/>
              <w:rPr>
                <w:rFonts w:eastAsia="SimSun" w:cs="Times New Roman"/>
                <w:szCs w:val="24"/>
                <w:lang w:val="vi-VN" w:eastAsia="vi-VN"/>
              </w:rPr>
            </w:pPr>
            <w:r>
              <w:rPr>
                <w:rFonts w:eastAsia="SimSun" w:cs="Times New Roman"/>
                <w:szCs w:val="24"/>
                <w:lang w:eastAsia="vi-VN"/>
              </w:rPr>
              <w:t>Mr</w:t>
            </w:r>
            <w:r>
              <w:rPr>
                <w:rFonts w:eastAsia="SimSun" w:cs="Times New Roman"/>
                <w:szCs w:val="24"/>
                <w:lang w:val="vi-VN" w:eastAsia="vi-VN"/>
              </w:rPr>
              <w:t xml:space="preserve">. Thai Nguyen Vo Thong </w:t>
            </w:r>
          </w:p>
        </w:tc>
        <w:tc>
          <w:tcPr>
            <w:tcW w:w="6475" w:type="dxa"/>
          </w:tcPr>
          <w:p>
            <w:pPr>
              <w:spacing w:after="0" w:line="360" w:lineRule="auto"/>
              <w:rPr>
                <w:rFonts w:eastAsia="SimSun" w:cs="Times New Roman"/>
                <w:b/>
                <w:szCs w:val="24"/>
                <w:lang w:eastAsia="vi-VN"/>
              </w:rPr>
            </w:pPr>
            <w:r>
              <w:rPr>
                <w:rFonts w:eastAsia="SimSun" w:cs="Times New Roman"/>
                <w:b/>
                <w:szCs w:val="24"/>
                <w:lang w:val="vi-VN" w:eastAsia="vi-VN"/>
              </w:rPr>
              <w:t>Group</w:t>
            </w:r>
            <w:r>
              <w:rPr>
                <w:rFonts w:eastAsia="SimSun" w:cs="Times New Roman"/>
                <w:b/>
                <w:szCs w:val="24"/>
                <w:lang w:eastAsia="vi-VN"/>
              </w:rPr>
              <w:t>: 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28" w:hRule="atLeast"/>
        </w:trPr>
        <w:tc>
          <w:tcPr>
            <w:tcW w:w="3747" w:type="dxa"/>
            <w:vMerge w:val="continue"/>
          </w:tcPr>
          <w:p>
            <w:pPr>
              <w:spacing w:after="0" w:line="240" w:lineRule="auto"/>
              <w:jc w:val="center"/>
              <w:rPr>
                <w:rFonts w:eastAsia="SimSun" w:cs="Times New Roman"/>
                <w:szCs w:val="24"/>
                <w:lang w:eastAsia="vi-VN"/>
              </w:rPr>
            </w:pPr>
          </w:p>
        </w:tc>
        <w:tc>
          <w:tcPr>
            <w:tcW w:w="6475" w:type="dxa"/>
            <w:vAlign w:val="center"/>
          </w:tcPr>
          <w:p>
            <w:pPr>
              <w:spacing w:after="0" w:line="360" w:lineRule="auto"/>
              <w:rPr>
                <w:rFonts w:eastAsia="SimSun" w:cs="Times New Roman"/>
                <w:b/>
                <w:szCs w:val="24"/>
                <w:lang w:eastAsia="vi-VN"/>
              </w:rPr>
            </w:pPr>
            <w:r>
              <w:rPr>
                <w:rFonts w:eastAsia="SimSun" w:cs="Times New Roman"/>
                <w:b/>
                <w:szCs w:val="24"/>
                <w:lang w:eastAsia="vi-VN"/>
              </w:rPr>
              <w:t>Students:</w:t>
            </w:r>
          </w:p>
          <w:p>
            <w:pPr>
              <w:numPr>
                <w:ilvl w:val="0"/>
                <w:numId w:val="1"/>
              </w:numPr>
              <w:spacing w:after="0" w:line="360" w:lineRule="auto"/>
              <w:jc w:val="both"/>
              <w:rPr>
                <w:rFonts w:eastAsia="SimSun" w:cs="Times New Roman"/>
                <w:szCs w:val="24"/>
                <w:lang w:eastAsia="vi-VN"/>
              </w:rPr>
            </w:pPr>
            <w:r>
              <w:rPr>
                <w:rFonts w:eastAsia="SimSun" w:cs="Times New Roman"/>
                <w:szCs w:val="24"/>
                <w:lang w:val="vi-VN" w:eastAsia="vi-VN"/>
              </w:rPr>
              <w:t>A22082 – THI NGUYEN NGOC BAO</w:t>
            </w:r>
          </w:p>
          <w:p>
            <w:pPr>
              <w:numPr>
                <w:ilvl w:val="0"/>
                <w:numId w:val="1"/>
              </w:numPr>
              <w:spacing w:after="0" w:line="360" w:lineRule="auto"/>
              <w:jc w:val="both"/>
              <w:rPr>
                <w:rFonts w:eastAsia="SimSun" w:cs="Times New Roman"/>
                <w:szCs w:val="24"/>
                <w:lang w:eastAsia="vi-VN"/>
              </w:rPr>
            </w:pPr>
            <w:r>
              <w:rPr>
                <w:rFonts w:eastAsia="SimSun" w:cs="Times New Roman"/>
                <w:szCs w:val="24"/>
                <w:lang w:val="vi-VN" w:eastAsia="vi-VN"/>
              </w:rPr>
              <w:t>A20084 - LOC DINH HUU</w:t>
            </w:r>
          </w:p>
          <w:p>
            <w:pPr>
              <w:numPr>
                <w:ilvl w:val="0"/>
                <w:numId w:val="1"/>
              </w:numPr>
              <w:spacing w:after="0" w:line="360" w:lineRule="auto"/>
              <w:jc w:val="both"/>
              <w:rPr>
                <w:rFonts w:eastAsia="SimSun" w:cs="Times New Roman"/>
                <w:szCs w:val="24"/>
                <w:lang w:val="fr-FR" w:eastAsia="vi-VN"/>
              </w:rPr>
            </w:pPr>
            <w:r>
              <w:rPr>
                <w:rFonts w:eastAsia="SimSun" w:cs="Times New Roman"/>
                <w:szCs w:val="24"/>
                <w:lang w:val="fr-FR" w:eastAsia="vi-VN"/>
              </w:rPr>
              <w:t xml:space="preserve">A22092 - </w:t>
            </w:r>
            <w:r>
              <w:rPr>
                <w:rFonts w:eastAsia="SimSun" w:cs="Times New Roman"/>
                <w:szCs w:val="24"/>
                <w:lang w:val="vi-VN" w:eastAsia="vi-VN"/>
              </w:rPr>
              <w:t xml:space="preserve"> QUYNH </w:t>
            </w:r>
            <w:r>
              <w:rPr>
                <w:rFonts w:eastAsia="SimSun" w:cs="Times New Roman"/>
                <w:szCs w:val="24"/>
                <w:lang w:val="fr-FR" w:eastAsia="vi-VN"/>
              </w:rPr>
              <w:t>NGUYEN</w:t>
            </w:r>
            <w:r>
              <w:rPr>
                <w:rFonts w:eastAsia="SimSun" w:cs="Times New Roman"/>
                <w:szCs w:val="24"/>
                <w:lang w:val="vi-VN" w:eastAsia="vi-VN"/>
              </w:rPr>
              <w:t xml:space="preserve"> DUONG KIEU DIEM</w:t>
            </w:r>
          </w:p>
        </w:tc>
      </w:tr>
    </w:tbl>
    <w:p>
      <w:pPr>
        <w:jc w:val="both"/>
        <w:rPr>
          <w:rFonts w:cs="Times New Roman"/>
          <w:sz w:val="28"/>
          <w:szCs w:val="28"/>
          <w:lang w:val="fr-FR"/>
        </w:rPr>
      </w:pPr>
    </w:p>
    <w:p>
      <w:pPr>
        <w:jc w:val="both"/>
        <w:rPr>
          <w:rFonts w:cs="Times New Roman"/>
          <w:sz w:val="28"/>
          <w:szCs w:val="28"/>
          <w:lang w:val="vi-VN"/>
        </w:rPr>
      </w:pPr>
    </w:p>
    <w:p>
      <w:pPr>
        <w:jc w:val="center"/>
        <w:rPr>
          <w:rFonts w:cs="Times New Roman"/>
          <w:sz w:val="28"/>
          <w:szCs w:val="28"/>
          <w:lang w:val="fr-FR"/>
        </w:rPr>
      </w:pPr>
    </w:p>
    <w:p>
      <w:pPr>
        <w:jc w:val="center"/>
        <w:rPr>
          <w:rFonts w:cs="Times New Roman"/>
          <w:sz w:val="28"/>
          <w:szCs w:val="28"/>
          <w:lang w:val="fr-FR"/>
        </w:rPr>
      </w:pPr>
    </w:p>
    <w:p>
      <w:pPr>
        <w:jc w:val="center"/>
        <w:rPr>
          <w:rFonts w:cs="Times New Roman"/>
          <w:sz w:val="28"/>
          <w:szCs w:val="28"/>
          <w:lang w:val="vi-VN"/>
        </w:rPr>
      </w:pPr>
      <w:r>
        <w:rPr>
          <w:rFonts w:cs="Times New Roman"/>
          <w:sz w:val="28"/>
          <w:szCs w:val="28"/>
        </w:rPr>
        <w:t xml:space="preserve">Can Tho, </w:t>
      </w:r>
      <w:r>
        <w:rPr>
          <w:rFonts w:cs="Times New Roman"/>
          <w:sz w:val="28"/>
          <w:szCs w:val="28"/>
          <w:lang w:val="vi-VN"/>
        </w:rPr>
        <w:t>12</w:t>
      </w:r>
      <w:r>
        <w:rPr>
          <w:rFonts w:cs="Times New Roman"/>
          <w:sz w:val="28"/>
          <w:szCs w:val="28"/>
        </w:rPr>
        <w:t>/202</w:t>
      </w:r>
      <w:r>
        <w:rPr>
          <w:rFonts w:cs="Times New Roman"/>
          <w:sz w:val="28"/>
          <w:szCs w:val="28"/>
          <w:lang w:val="vi-VN"/>
        </w:rPr>
        <w:t>3</w:t>
      </w:r>
    </w:p>
    <w:p>
      <w:pPr>
        <w:rPr>
          <w:rFonts w:cs="Times New Roman"/>
          <w:sz w:val="28"/>
          <w:szCs w:val="28"/>
        </w:rPr>
      </w:pPr>
      <w:r>
        <w:rPr>
          <w:rFonts w:cs="Times New Roman"/>
          <w:sz w:val="28"/>
          <w:szCs w:val="28"/>
        </w:rPr>
        <w:br w:type="page"/>
      </w:r>
    </w:p>
    <w:p>
      <w:pPr>
        <w:jc w:val="center"/>
        <w:rPr>
          <w:rFonts w:cs="Times New Roman"/>
          <w:sz w:val="28"/>
          <w:szCs w:val="28"/>
        </w:rPr>
        <w:sectPr>
          <w:pgSz w:w="11907" w:h="16840"/>
          <w:pgMar w:top="1440" w:right="1080" w:bottom="1440" w:left="1080"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720" w:num="1"/>
          <w:docGrid w:linePitch="326" w:charSpace="0"/>
        </w:sectPr>
      </w:pPr>
    </w:p>
    <w:p>
      <w:pPr>
        <w:rPr>
          <w:rFonts w:cs="Times New Roman"/>
        </w:rPr>
      </w:pPr>
    </w:p>
    <w:p>
      <w:pPr>
        <w:rPr>
          <w:rFonts w:cs="Times New Roman"/>
        </w:rPr>
      </w:pPr>
    </w:p>
    <w:p>
      <w:pPr>
        <w:jc w:val="center"/>
        <w:rPr>
          <w:rFonts w:cs="Times New Roman"/>
          <w:sz w:val="52"/>
          <w:szCs w:val="52"/>
        </w:rPr>
      </w:pPr>
      <w:r>
        <w:rPr>
          <w:rFonts w:cs="Times New Roman"/>
          <w:sz w:val="52"/>
          <w:szCs w:val="52"/>
        </w:rPr>
        <w:t>This is to certify that</w:t>
      </w:r>
    </w:p>
    <w:p>
      <w:pPr>
        <w:jc w:val="center"/>
        <w:rPr>
          <w:rFonts w:cs="Times New Roman"/>
          <w:b/>
          <w:sz w:val="36"/>
          <w:szCs w:val="36"/>
          <w:lang w:val="vi-VN"/>
        </w:rPr>
      </w:pPr>
      <w:r>
        <w:rPr>
          <w:rFonts w:cs="Times New Roman"/>
          <w:b/>
          <w:sz w:val="36"/>
          <w:szCs w:val="36"/>
        </w:rPr>
        <w:t xml:space="preserve">Ms: </w:t>
      </w:r>
      <w:r>
        <w:rPr>
          <w:rFonts w:cs="Times New Roman"/>
          <w:sz w:val="36"/>
          <w:szCs w:val="36"/>
          <w:lang w:val="vi-VN"/>
        </w:rPr>
        <w:t>Nguyen Ngoc Bao Thi</w:t>
      </w:r>
    </w:p>
    <w:p>
      <w:pPr>
        <w:jc w:val="center"/>
        <w:rPr>
          <w:rFonts w:cs="Times New Roman"/>
          <w:bCs/>
          <w:sz w:val="36"/>
          <w:szCs w:val="36"/>
          <w:lang w:val="vi-VN"/>
        </w:rPr>
      </w:pPr>
      <w:r>
        <w:rPr>
          <w:rFonts w:cs="Times New Roman"/>
          <w:b/>
          <w:sz w:val="36"/>
          <w:szCs w:val="36"/>
        </w:rPr>
        <w:t xml:space="preserve">Mr: </w:t>
      </w:r>
      <w:r>
        <w:rPr>
          <w:rFonts w:cs="Times New Roman"/>
          <w:bCs/>
          <w:sz w:val="36"/>
          <w:szCs w:val="36"/>
        </w:rPr>
        <w:t>Dinh</w:t>
      </w:r>
      <w:r>
        <w:rPr>
          <w:rFonts w:cs="Times New Roman"/>
          <w:bCs/>
          <w:sz w:val="36"/>
          <w:szCs w:val="36"/>
          <w:lang w:val="vi-VN"/>
        </w:rPr>
        <w:t xml:space="preserve"> Huu Loc</w:t>
      </w:r>
    </w:p>
    <w:p>
      <w:pPr>
        <w:jc w:val="center"/>
        <w:rPr>
          <w:rFonts w:cs="Times New Roman"/>
          <w:b/>
          <w:sz w:val="36"/>
          <w:szCs w:val="36"/>
          <w:lang w:val="vi-VN"/>
        </w:rPr>
      </w:pPr>
      <w:r>
        <w:rPr>
          <w:rFonts w:cs="Times New Roman"/>
          <w:b/>
          <w:sz w:val="36"/>
          <w:szCs w:val="36"/>
          <w:lang w:val="fr-FR"/>
        </w:rPr>
        <w:t>M</w:t>
      </w:r>
      <w:r>
        <w:rPr>
          <w:rFonts w:cs="Times New Roman"/>
          <w:b/>
          <w:sz w:val="36"/>
          <w:szCs w:val="36"/>
          <w:lang w:val="vi-VN"/>
        </w:rPr>
        <w:t>s</w:t>
      </w:r>
      <w:r>
        <w:rPr>
          <w:rFonts w:cs="Times New Roman"/>
          <w:b/>
          <w:sz w:val="36"/>
          <w:szCs w:val="36"/>
          <w:lang w:val="fr-FR"/>
        </w:rPr>
        <w:t xml:space="preserve">:  </w:t>
      </w:r>
      <w:r>
        <w:rPr>
          <w:rFonts w:cs="Times New Roman"/>
          <w:sz w:val="36"/>
          <w:szCs w:val="36"/>
          <w:lang w:val="fr-FR"/>
        </w:rPr>
        <w:t>Nguyen</w:t>
      </w:r>
      <w:r>
        <w:rPr>
          <w:rFonts w:cs="Times New Roman"/>
          <w:sz w:val="36"/>
          <w:szCs w:val="36"/>
          <w:lang w:val="vi-VN"/>
        </w:rPr>
        <w:t xml:space="preserve"> Duong Kieu Diem Quynh</w:t>
      </w:r>
    </w:p>
    <w:p>
      <w:pPr>
        <w:jc w:val="center"/>
        <w:rPr>
          <w:rFonts w:cs="Times New Roman"/>
          <w:sz w:val="36"/>
          <w:szCs w:val="36"/>
          <w:lang w:val="fr-FR"/>
        </w:rPr>
      </w:pPr>
    </w:p>
    <w:p>
      <w:pPr>
        <w:jc w:val="center"/>
        <w:rPr>
          <w:rFonts w:cs="Times New Roman"/>
          <w:sz w:val="52"/>
          <w:szCs w:val="52"/>
          <w:lang w:val="fr-FR"/>
        </w:rPr>
      </w:pPr>
    </w:p>
    <w:p>
      <w:pPr>
        <w:jc w:val="center"/>
        <w:rPr>
          <w:rFonts w:cs="Times New Roman"/>
          <w:sz w:val="26"/>
          <w:szCs w:val="26"/>
          <w:lang w:val="fr-FR"/>
        </w:rPr>
      </w:pPr>
    </w:p>
    <w:p>
      <w:pPr>
        <w:jc w:val="center"/>
        <w:rPr>
          <w:rFonts w:cs="Times New Roman"/>
          <w:sz w:val="26"/>
          <w:szCs w:val="26"/>
        </w:rPr>
      </w:pPr>
      <w:r>
        <w:rPr>
          <w:rFonts w:cs="Times New Roman"/>
          <w:sz w:val="44"/>
          <w:szCs w:val="44"/>
        </w:rPr>
        <w:t>Has successfully Design &amp; Developed</w:t>
      </w:r>
    </w:p>
    <w:p>
      <w:pPr>
        <w:tabs>
          <w:tab w:val="left" w:pos="1008"/>
          <w:tab w:val="left" w:pos="2016"/>
          <w:tab w:val="left" w:pos="3036"/>
        </w:tabs>
        <w:jc w:val="center"/>
        <w:rPr>
          <w:rFonts w:cs="Times New Roman"/>
          <w:sz w:val="44"/>
          <w:szCs w:val="44"/>
        </w:rPr>
      </w:pPr>
    </w:p>
    <w:p>
      <w:pPr>
        <w:tabs>
          <w:tab w:val="left" w:pos="1008"/>
          <w:tab w:val="left" w:pos="2016"/>
          <w:tab w:val="left" w:pos="3036"/>
        </w:tabs>
        <w:jc w:val="center"/>
        <w:rPr>
          <w:rFonts w:cs="Times New Roman"/>
          <w:sz w:val="26"/>
          <w:szCs w:val="26"/>
        </w:rPr>
      </w:pPr>
    </w:p>
    <w:p>
      <w:pPr>
        <w:tabs>
          <w:tab w:val="left" w:pos="1008"/>
          <w:tab w:val="left" w:pos="2016"/>
          <w:tab w:val="left" w:pos="3036"/>
        </w:tabs>
        <w:jc w:val="center"/>
        <w:rPr>
          <w:rFonts w:cs="Times New Roman"/>
          <w:sz w:val="44"/>
          <w:szCs w:val="44"/>
          <w:lang w:val="vi-VN"/>
        </w:rPr>
      </w:pPr>
      <w:r>
        <w:rPr>
          <w:rFonts w:cs="Times New Roman"/>
          <w:sz w:val="40"/>
          <w:szCs w:val="40"/>
        </w:rPr>
        <w:t>Submitted by:</w:t>
      </w:r>
      <w:r>
        <w:rPr>
          <w:rFonts w:cs="Times New Roman"/>
          <w:sz w:val="40"/>
          <w:szCs w:val="40"/>
          <w:lang w:val="vi-VN"/>
        </w:rPr>
        <w:t>Nguyen Ngoc Bao Thi</w:t>
      </w:r>
    </w:p>
    <w:p>
      <w:pPr>
        <w:jc w:val="center"/>
        <w:rPr>
          <w:rFonts w:cs="Times New Roman"/>
        </w:rPr>
      </w:pPr>
    </w:p>
    <w:p>
      <w:pPr>
        <w:tabs>
          <w:tab w:val="left" w:pos="1008"/>
          <w:tab w:val="left" w:pos="2016"/>
          <w:tab w:val="left" w:pos="3036"/>
        </w:tabs>
        <w:jc w:val="center"/>
        <w:rPr>
          <w:rFonts w:cs="Times New Roman"/>
          <w:sz w:val="40"/>
          <w:szCs w:val="40"/>
          <w:lang w:val="vi-VN"/>
        </w:rPr>
      </w:pPr>
      <w:r>
        <w:rPr>
          <w:rFonts w:cs="Times New Roman"/>
          <w:sz w:val="40"/>
          <w:szCs w:val="40"/>
        </w:rPr>
        <w:t xml:space="preserve">Date of Issue: </w:t>
      </w:r>
      <w:r>
        <w:rPr>
          <w:rFonts w:cs="Times New Roman"/>
          <w:sz w:val="40"/>
          <w:szCs w:val="40"/>
          <w:lang w:val="vi-VN"/>
        </w:rPr>
        <w:t>15</w:t>
      </w:r>
      <w:r>
        <w:rPr>
          <w:rFonts w:cs="Times New Roman"/>
          <w:sz w:val="40"/>
          <w:szCs w:val="40"/>
        </w:rPr>
        <w:t>/01/202</w:t>
      </w:r>
      <w:r>
        <w:rPr>
          <w:rFonts w:cs="Times New Roman"/>
          <w:sz w:val="40"/>
          <w:szCs w:val="40"/>
          <w:lang w:val="vi-VN"/>
        </w:rPr>
        <w:t xml:space="preserve">3 </w:t>
      </w:r>
    </w:p>
    <w:p>
      <w:pPr>
        <w:tabs>
          <w:tab w:val="left" w:pos="1008"/>
          <w:tab w:val="left" w:pos="2016"/>
          <w:tab w:val="left" w:pos="3036"/>
        </w:tabs>
        <w:jc w:val="center"/>
        <w:rPr>
          <w:rFonts w:cs="Times New Roman"/>
          <w:sz w:val="26"/>
          <w:szCs w:val="26"/>
        </w:rPr>
      </w:pPr>
    </w:p>
    <w:p>
      <w:pPr>
        <w:tabs>
          <w:tab w:val="left" w:pos="1008"/>
          <w:tab w:val="left" w:pos="2016"/>
          <w:tab w:val="left" w:pos="3036"/>
        </w:tabs>
        <w:jc w:val="center"/>
        <w:rPr>
          <w:rFonts w:cs="Times New Roman"/>
          <w:sz w:val="26"/>
          <w:szCs w:val="26"/>
        </w:rPr>
      </w:pPr>
    </w:p>
    <w:p>
      <w:pPr>
        <w:tabs>
          <w:tab w:val="left" w:pos="1008"/>
          <w:tab w:val="left" w:pos="2016"/>
          <w:tab w:val="left" w:pos="3036"/>
        </w:tabs>
        <w:jc w:val="center"/>
        <w:rPr>
          <w:rFonts w:cs="Times New Roman"/>
          <w:sz w:val="26"/>
          <w:szCs w:val="26"/>
        </w:rPr>
      </w:pPr>
    </w:p>
    <w:p>
      <w:pPr>
        <w:jc w:val="center"/>
        <w:rPr>
          <w:rFonts w:cs="Times New Roman"/>
          <w:sz w:val="28"/>
          <w:szCs w:val="28"/>
          <w:lang w:val="vi-VN"/>
        </w:rPr>
        <w:sectPr>
          <w:footerReference r:id="rId5" w:type="default"/>
          <w:pgSz w:w="11906" w:h="16838"/>
          <w:pgMar w:top="1440" w:right="1080" w:bottom="1440" w:left="1080" w:header="720" w:footer="720" w:gutter="0"/>
          <w:pgBorders w:display="firstPage">
            <w:top w:val="twistedLines1" w:color="auto" w:sz="20" w:space="1"/>
            <w:left w:val="twistedLines1" w:color="auto" w:sz="20" w:space="4"/>
            <w:bottom w:val="twistedLines1" w:color="auto" w:sz="20" w:space="1"/>
            <w:right w:val="twistedLines1" w:color="auto" w:sz="20" w:space="4"/>
          </w:pgBorders>
          <w:cols w:space="720" w:num="1"/>
          <w:docGrid w:linePitch="360" w:charSpace="0"/>
        </w:sectPr>
      </w:pPr>
      <w:r>
        <w:rPr>
          <w:rFonts w:cs="Times New Roman"/>
          <w:sz w:val="40"/>
          <w:szCs w:val="40"/>
        </w:rPr>
        <w:t>Authorized Signature</w:t>
      </w:r>
      <w:r>
        <w:rPr>
          <w:rFonts w:cs="Times New Roman"/>
          <w:sz w:val="40"/>
          <w:szCs w:val="40"/>
          <w:lang w:val="vi-VN"/>
        </w:rPr>
        <w:t>: Nguyen Vo Thong Thai</w:t>
      </w:r>
    </w:p>
    <w:p>
      <w:pPr>
        <w:spacing w:before="240" w:after="240" w:line="240" w:lineRule="auto"/>
        <w:jc w:val="center"/>
      </w:pPr>
      <w:r>
        <w:rPr>
          <w:b/>
          <w:sz w:val="26"/>
          <w:szCs w:val="26"/>
        </w:rPr>
        <w:t>PROJECT PROBLEM DEFINITION</w:t>
      </w:r>
    </w:p>
    <w:p>
      <w:pPr>
        <w:spacing w:before="240" w:after="240" w:line="240" w:lineRule="auto"/>
        <w:jc w:val="both"/>
      </w:pPr>
      <w:r>
        <w:rPr>
          <w:sz w:val="26"/>
          <w:szCs w:val="26"/>
        </w:rPr>
        <w:tab/>
      </w:r>
      <w:r>
        <w:rPr>
          <w:sz w:val="26"/>
          <w:szCs w:val="26"/>
        </w:rPr>
        <w:t>Shradha General Book Store, our esteemed customer, is a well-known reseller specializing in a wide range of books and related materials. The store boasts an extensive and varied collection, offering customers a wide selection including stories, textbooks, notebooks, essay writing materials, contest preparation books (such as General Knowledge and Essay Writing), novels, language learning resources, and various book-related accessories such as covers, pens, pencils, etc. In addition, the store offers searched items such as books and files.</w:t>
      </w:r>
    </w:p>
    <w:p>
      <w:pPr>
        <w:spacing w:before="240" w:after="240" w:line="240" w:lineRule="auto"/>
        <w:ind w:firstLine="720"/>
        <w:jc w:val="both"/>
      </w:pPr>
      <w:r>
        <w:rPr>
          <w:sz w:val="26"/>
          <w:szCs w:val="26"/>
        </w:rPr>
        <w:t>Currently, our customers operate in a system of shopping and selling craft books. The client deals directly with some publications to purchase books, and for some he purchases books through other agents. In addition, some booksellers and agents purchase books from our customers. Customers, whether going to a physical store or ordering via phone calls, experience delays due to the absence of automation in the system, resulting in dissatisfaction. With a growing number of small-scale publishers and agencies, transactions have become more complex, making customer retention difficult.</w:t>
      </w:r>
    </w:p>
    <w:p>
      <w:pPr>
        <w:spacing w:before="240" w:after="240" w:line="240" w:lineRule="auto"/>
        <w:ind w:firstLine="720"/>
        <w:jc w:val="both"/>
        <w:rPr>
          <w:sz w:val="26"/>
          <w:szCs w:val="26"/>
        </w:rPr>
      </w:pPr>
      <w:r>
        <w:rPr>
          <w:sz w:val="26"/>
          <w:szCs w:val="26"/>
        </w:rPr>
        <w:t>In response to these challenges and to remain competitive in the growing market, Shradha General Book Store have taken strategic measures. These include discounts on bulk orders and home delivery services with free delivery within a radius of 3 km. Beyond this radius, fees will apply based on the selected delivery service.</w:t>
      </w:r>
    </w:p>
    <w:p>
      <w:pPr>
        <w:spacing w:before="240" w:after="240" w:line="240" w:lineRule="auto"/>
        <w:ind w:firstLine="720"/>
        <w:jc w:val="both"/>
        <w:rPr>
          <w:sz w:val="26"/>
          <w:szCs w:val="26"/>
        </w:rPr>
      </w:pPr>
      <w:r>
        <w:rPr>
          <w:sz w:val="26"/>
          <w:szCs w:val="26"/>
        </w:rPr>
        <w:t>To revolutionize the business and address these pain points, our customers envision the integration of an online sales system. The goal is to streamline the ordering process, minimize delays, and improve customer satisfaction. Realizing the need for a robust digital solution, the client approached us to develop a comprehensive website. Understanding the desires of customers, the Online Book Store website has been created to establish an online platform that caters to the needs of its users and aims to provide satisfying shopping experience to customers in an increasingly competitive market today.</w:t>
      </w:r>
    </w:p>
    <w:p>
      <w:pPr>
        <w:spacing w:before="240" w:after="240" w:line="240" w:lineRule="auto"/>
        <w:ind w:firstLine="720"/>
        <w:jc w:val="both"/>
        <w:rPr>
          <w:sz w:val="26"/>
          <w:szCs w:val="26"/>
        </w:rPr>
      </w:pPr>
    </w:p>
    <w:p>
      <w:pPr>
        <w:spacing w:before="240" w:after="240" w:line="240" w:lineRule="auto"/>
        <w:ind w:firstLine="720"/>
        <w:jc w:val="both"/>
        <w:rPr>
          <w:sz w:val="26"/>
          <w:szCs w:val="26"/>
        </w:rPr>
      </w:pPr>
    </w:p>
    <w:p>
      <w:pPr>
        <w:spacing w:before="240" w:after="240" w:line="240" w:lineRule="auto"/>
        <w:ind w:firstLine="720"/>
        <w:jc w:val="both"/>
        <w:rPr>
          <w:sz w:val="26"/>
          <w:szCs w:val="26"/>
        </w:rPr>
      </w:pPr>
    </w:p>
    <w:p>
      <w:pPr>
        <w:spacing w:before="240" w:after="240" w:line="240" w:lineRule="auto"/>
        <w:ind w:firstLine="720"/>
        <w:jc w:val="both"/>
        <w:rPr>
          <w:sz w:val="26"/>
          <w:szCs w:val="26"/>
        </w:rPr>
      </w:pPr>
    </w:p>
    <w:p>
      <w:pPr>
        <w:spacing w:before="240" w:after="240" w:line="240" w:lineRule="auto"/>
        <w:ind w:firstLine="720"/>
        <w:jc w:val="both"/>
        <w:rPr>
          <w:sz w:val="26"/>
          <w:szCs w:val="26"/>
        </w:rPr>
      </w:pPr>
    </w:p>
    <w:p>
      <w:pPr>
        <w:spacing w:before="240" w:after="240" w:line="240" w:lineRule="auto"/>
        <w:ind w:firstLine="720"/>
        <w:jc w:val="both"/>
        <w:rPr>
          <w:sz w:val="26"/>
          <w:szCs w:val="26"/>
        </w:rPr>
      </w:pPr>
    </w:p>
    <w:p>
      <w:pPr>
        <w:spacing w:before="240" w:after="240" w:line="240" w:lineRule="auto"/>
        <w:ind w:firstLine="720"/>
        <w:jc w:val="both"/>
        <w:rPr>
          <w:sz w:val="26"/>
          <w:szCs w:val="26"/>
        </w:rPr>
      </w:pPr>
    </w:p>
    <w:p>
      <w:pPr>
        <w:spacing w:before="240" w:after="240" w:line="240" w:lineRule="auto"/>
        <w:ind w:firstLine="720"/>
        <w:jc w:val="both"/>
        <w:rPr>
          <w:sz w:val="26"/>
          <w:szCs w:val="26"/>
        </w:rPr>
      </w:pPr>
    </w:p>
    <w:p>
      <w:pPr>
        <w:spacing w:before="240" w:after="240" w:line="240" w:lineRule="auto"/>
        <w:ind w:firstLine="720"/>
        <w:jc w:val="both"/>
        <w:rPr>
          <w:sz w:val="26"/>
          <w:szCs w:val="26"/>
          <w:highlight w:val="white"/>
        </w:rPr>
      </w:pPr>
      <w:r>
        <w:rPr>
          <w:sz w:val="26"/>
          <w:szCs w:val="26"/>
          <w:highlight w:val="white"/>
        </w:rPr>
        <w:t xml:space="preserve">The main menu consists of the following sections: </w:t>
      </w:r>
    </w:p>
    <w:p>
      <w:pPr>
        <w:spacing w:before="240" w:after="240" w:line="240" w:lineRule="auto"/>
        <w:ind w:firstLine="720"/>
        <w:jc w:val="both"/>
        <w:rPr>
          <w:sz w:val="26"/>
          <w:szCs w:val="26"/>
          <w:highlight w:val="white"/>
        </w:rPr>
      </w:pPr>
      <w:r>
        <w:rPr>
          <w:sz w:val="26"/>
          <w:szCs w:val="26"/>
          <w:highlight w:val="white"/>
        </w:rPr>
        <w:t>*Customer</w:t>
      </w:r>
    </w:p>
    <w:p>
      <w:pPr>
        <w:spacing w:before="240" w:after="0" w:line="240" w:lineRule="auto"/>
        <w:ind w:left="1080"/>
        <w:jc w:val="both"/>
        <w:rPr>
          <w:color w:val="000000"/>
          <w:sz w:val="26"/>
          <w:szCs w:val="26"/>
          <w:highlight w:val="white"/>
        </w:rPr>
      </w:pPr>
      <w:r>
        <w:rPr>
          <w:color w:val="000000"/>
          <w:sz w:val="26"/>
          <w:szCs w:val="26"/>
          <w:highlight w:val="white"/>
          <w:lang w:val="vi-VN"/>
        </w:rPr>
        <w:t xml:space="preserve">- </w:t>
      </w:r>
      <w:r>
        <w:rPr>
          <w:color w:val="000000"/>
          <w:sz w:val="26"/>
          <w:szCs w:val="26"/>
          <w:highlight w:val="white"/>
        </w:rPr>
        <w:t>Categories</w:t>
      </w:r>
    </w:p>
    <w:p>
      <w:pPr>
        <w:spacing w:after="0" w:line="240" w:lineRule="auto"/>
        <w:ind w:left="1080"/>
        <w:jc w:val="both"/>
        <w:rPr>
          <w:color w:val="000000"/>
          <w:sz w:val="26"/>
          <w:szCs w:val="26"/>
          <w:highlight w:val="white"/>
        </w:rPr>
      </w:pPr>
      <w:r>
        <w:rPr>
          <w:color w:val="000000"/>
          <w:sz w:val="26"/>
          <w:szCs w:val="26"/>
          <w:highlight w:val="white"/>
          <w:lang w:val="vi-VN"/>
        </w:rPr>
        <w:t xml:space="preserve">- </w:t>
      </w:r>
      <w:r>
        <w:rPr>
          <w:color w:val="000000"/>
          <w:sz w:val="26"/>
          <w:szCs w:val="26"/>
          <w:highlight w:val="white"/>
        </w:rPr>
        <w:t>Home</w:t>
      </w:r>
    </w:p>
    <w:p>
      <w:pPr>
        <w:spacing w:after="0" w:line="240" w:lineRule="auto"/>
        <w:ind w:left="1080"/>
        <w:jc w:val="both"/>
        <w:rPr>
          <w:color w:val="000000"/>
          <w:sz w:val="26"/>
          <w:szCs w:val="26"/>
          <w:highlight w:val="white"/>
        </w:rPr>
      </w:pPr>
      <w:r>
        <w:rPr>
          <w:color w:val="000000"/>
          <w:sz w:val="26"/>
          <w:szCs w:val="26"/>
          <w:highlight w:val="white"/>
          <w:lang w:val="vi-VN"/>
        </w:rPr>
        <w:t xml:space="preserve">- </w:t>
      </w:r>
      <w:r>
        <w:rPr>
          <w:color w:val="000000"/>
          <w:sz w:val="26"/>
          <w:szCs w:val="26"/>
          <w:highlight w:val="white"/>
        </w:rPr>
        <w:t xml:space="preserve">Shop </w:t>
      </w:r>
    </w:p>
    <w:p>
      <w:pPr>
        <w:spacing w:after="0" w:line="240" w:lineRule="auto"/>
        <w:ind w:left="1080"/>
        <w:jc w:val="both"/>
        <w:rPr>
          <w:color w:val="000000"/>
          <w:sz w:val="26"/>
          <w:szCs w:val="26"/>
          <w:highlight w:val="white"/>
        </w:rPr>
      </w:pPr>
      <w:r>
        <w:rPr>
          <w:color w:val="000000"/>
          <w:sz w:val="26"/>
          <w:szCs w:val="26"/>
          <w:highlight w:val="white"/>
          <w:lang w:val="vi-VN"/>
        </w:rPr>
        <w:t xml:space="preserve">- </w:t>
      </w:r>
      <w:r>
        <w:rPr>
          <w:color w:val="000000"/>
          <w:sz w:val="26"/>
          <w:szCs w:val="26"/>
          <w:highlight w:val="white"/>
        </w:rPr>
        <w:t>About Us</w:t>
      </w:r>
    </w:p>
    <w:p>
      <w:pPr>
        <w:spacing w:after="0" w:line="240" w:lineRule="auto"/>
        <w:ind w:left="1080"/>
        <w:jc w:val="both"/>
        <w:rPr>
          <w:color w:val="000000"/>
          <w:sz w:val="26"/>
          <w:szCs w:val="26"/>
          <w:highlight w:val="white"/>
        </w:rPr>
      </w:pPr>
      <w:r>
        <w:rPr>
          <w:color w:val="000000"/>
          <w:sz w:val="26"/>
          <w:szCs w:val="26"/>
          <w:highlight w:val="white"/>
          <w:lang w:val="vi-VN"/>
        </w:rPr>
        <w:t xml:space="preserve">- </w:t>
      </w:r>
      <w:r>
        <w:rPr>
          <w:color w:val="000000"/>
          <w:sz w:val="26"/>
          <w:szCs w:val="26"/>
          <w:highlight w:val="white"/>
        </w:rPr>
        <w:t>Contact</w:t>
      </w:r>
    </w:p>
    <w:p>
      <w:pPr>
        <w:spacing w:after="0" w:line="240" w:lineRule="auto"/>
        <w:ind w:left="1080"/>
        <w:jc w:val="both"/>
        <w:rPr>
          <w:color w:val="000000"/>
          <w:sz w:val="26"/>
          <w:szCs w:val="26"/>
          <w:highlight w:val="white"/>
        </w:rPr>
      </w:pPr>
      <w:r>
        <w:rPr>
          <w:color w:val="000000"/>
          <w:sz w:val="26"/>
          <w:szCs w:val="26"/>
          <w:highlight w:val="white"/>
        </w:rPr>
        <w:t>- Order Tracking</w:t>
      </w:r>
    </w:p>
    <w:p>
      <w:pPr>
        <w:spacing w:after="0" w:line="240" w:lineRule="auto"/>
        <w:ind w:left="1080"/>
        <w:jc w:val="both"/>
        <w:rPr>
          <w:color w:val="000000"/>
          <w:sz w:val="26"/>
          <w:szCs w:val="26"/>
          <w:highlight w:val="white"/>
        </w:rPr>
      </w:pPr>
      <w:r>
        <w:rPr>
          <w:color w:val="000000"/>
          <w:sz w:val="26"/>
          <w:szCs w:val="26"/>
          <w:highlight w:val="white"/>
          <w:lang w:val="vi-VN"/>
        </w:rPr>
        <w:t xml:space="preserve">- </w:t>
      </w:r>
      <w:r>
        <w:rPr>
          <w:color w:val="000000"/>
          <w:sz w:val="26"/>
          <w:szCs w:val="26"/>
          <w:highlight w:val="white"/>
        </w:rPr>
        <w:t>Favourite</w:t>
      </w:r>
    </w:p>
    <w:p>
      <w:pPr>
        <w:spacing w:after="0" w:line="240" w:lineRule="auto"/>
        <w:ind w:left="1080"/>
        <w:jc w:val="both"/>
        <w:rPr>
          <w:color w:val="000000"/>
          <w:sz w:val="26"/>
          <w:szCs w:val="26"/>
          <w:highlight w:val="white"/>
        </w:rPr>
      </w:pPr>
      <w:r>
        <w:rPr>
          <w:color w:val="000000"/>
          <w:sz w:val="26"/>
          <w:szCs w:val="26"/>
          <w:highlight w:val="white"/>
          <w:lang w:val="vi-VN"/>
        </w:rPr>
        <w:t xml:space="preserve">- </w:t>
      </w:r>
      <w:r>
        <w:rPr>
          <w:color w:val="000000"/>
          <w:sz w:val="26"/>
          <w:szCs w:val="26"/>
          <w:highlight w:val="white"/>
        </w:rPr>
        <w:t>Cart</w:t>
      </w:r>
    </w:p>
    <w:p>
      <w:pPr>
        <w:spacing w:after="240" w:line="240" w:lineRule="auto"/>
        <w:ind w:left="1080"/>
        <w:jc w:val="both"/>
        <w:rPr>
          <w:color w:val="000000"/>
          <w:sz w:val="26"/>
          <w:szCs w:val="26"/>
          <w:highlight w:val="white"/>
        </w:rPr>
      </w:pPr>
      <w:r>
        <w:rPr>
          <w:color w:val="000000"/>
          <w:sz w:val="26"/>
          <w:szCs w:val="26"/>
          <w:highlight w:val="white"/>
          <w:lang w:val="vi-VN"/>
        </w:rPr>
        <w:t xml:space="preserve">- </w:t>
      </w:r>
      <w:r>
        <w:rPr>
          <w:color w:val="000000"/>
          <w:sz w:val="26"/>
          <w:szCs w:val="26"/>
          <w:highlight w:val="white"/>
        </w:rPr>
        <w:t xml:space="preserve">Customer Account </w:t>
      </w:r>
    </w:p>
    <w:p>
      <w:pPr>
        <w:spacing w:after="240" w:line="240" w:lineRule="auto"/>
        <w:ind w:left="1440"/>
        <w:jc w:val="both"/>
        <w:rPr>
          <w:color w:val="000000"/>
          <w:sz w:val="26"/>
          <w:szCs w:val="26"/>
          <w:highlight w:val="white"/>
        </w:rPr>
      </w:pPr>
    </w:p>
    <w:p>
      <w:pPr>
        <w:spacing w:before="240" w:after="240" w:line="240" w:lineRule="auto"/>
        <w:ind w:firstLine="720"/>
        <w:jc w:val="both"/>
        <w:rPr>
          <w:sz w:val="26"/>
          <w:szCs w:val="26"/>
          <w:highlight w:val="white"/>
        </w:rPr>
      </w:pPr>
      <w:r>
        <w:rPr>
          <w:sz w:val="26"/>
          <w:szCs w:val="26"/>
          <w:highlight w:val="white"/>
        </w:rPr>
        <w:t xml:space="preserve">*Admin </w:t>
      </w:r>
    </w:p>
    <w:p>
      <w:pPr>
        <w:spacing w:after="0" w:line="240" w:lineRule="auto"/>
        <w:ind w:left="1080"/>
        <w:jc w:val="both"/>
        <w:rPr>
          <w:color w:val="000000"/>
          <w:sz w:val="26"/>
          <w:szCs w:val="26"/>
          <w:highlight w:val="white"/>
        </w:rPr>
      </w:pPr>
      <w:r>
        <w:rPr>
          <w:color w:val="000000"/>
          <w:sz w:val="26"/>
          <w:szCs w:val="26"/>
          <w:highlight w:val="white"/>
        </w:rPr>
        <w:t>- Products management.</w:t>
      </w:r>
    </w:p>
    <w:p>
      <w:pPr>
        <w:spacing w:after="0" w:line="240" w:lineRule="auto"/>
        <w:ind w:left="1080"/>
        <w:jc w:val="both"/>
        <w:rPr>
          <w:color w:val="000000"/>
          <w:sz w:val="26"/>
          <w:szCs w:val="26"/>
          <w:highlight w:val="white"/>
        </w:rPr>
      </w:pPr>
      <w:r>
        <w:rPr>
          <w:color w:val="000000"/>
          <w:sz w:val="26"/>
          <w:szCs w:val="26"/>
          <w:highlight w:val="white"/>
        </w:rPr>
        <w:t>- Customers management.</w:t>
      </w:r>
    </w:p>
    <w:p>
      <w:pPr>
        <w:spacing w:after="0" w:line="240" w:lineRule="auto"/>
        <w:ind w:left="1080"/>
        <w:jc w:val="both"/>
        <w:rPr>
          <w:color w:val="000000"/>
          <w:sz w:val="26"/>
          <w:szCs w:val="26"/>
          <w:highlight w:val="white"/>
        </w:rPr>
      </w:pPr>
      <w:r>
        <w:rPr>
          <w:color w:val="000000"/>
          <w:sz w:val="26"/>
          <w:szCs w:val="26"/>
          <w:highlight w:val="white"/>
        </w:rPr>
        <w:t>- Orders management.</w:t>
      </w:r>
    </w:p>
    <w:p>
      <w:pPr>
        <w:spacing w:after="0" w:line="240" w:lineRule="auto"/>
        <w:ind w:left="1080"/>
        <w:jc w:val="both"/>
        <w:rPr>
          <w:color w:val="000000"/>
          <w:sz w:val="26"/>
          <w:szCs w:val="26"/>
          <w:highlight w:val="white"/>
        </w:rPr>
      </w:pPr>
      <w:r>
        <w:rPr>
          <w:color w:val="000000"/>
          <w:sz w:val="26"/>
          <w:szCs w:val="26"/>
          <w:highlight w:val="white"/>
        </w:rPr>
        <w:t xml:space="preserve">- Bills management. </w:t>
      </w:r>
    </w:p>
    <w:p>
      <w:pPr>
        <w:spacing w:after="0" w:line="240" w:lineRule="auto"/>
        <w:ind w:left="1080"/>
        <w:jc w:val="both"/>
        <w:rPr>
          <w:color w:val="000000"/>
          <w:sz w:val="26"/>
          <w:szCs w:val="26"/>
          <w:highlight w:val="white"/>
        </w:rPr>
      </w:pPr>
      <w:r>
        <w:rPr>
          <w:color w:val="000000"/>
          <w:sz w:val="26"/>
          <w:szCs w:val="26"/>
          <w:highlight w:val="white"/>
        </w:rPr>
        <w:t xml:space="preserve">- Categories management. </w:t>
      </w:r>
    </w:p>
    <w:p>
      <w:pPr>
        <w:spacing w:after="0" w:line="240" w:lineRule="auto"/>
        <w:ind w:left="1080"/>
        <w:jc w:val="both"/>
        <w:rPr>
          <w:color w:val="000000"/>
          <w:sz w:val="26"/>
          <w:szCs w:val="26"/>
          <w:highlight w:val="white"/>
        </w:rPr>
      </w:pPr>
      <w:r>
        <w:rPr>
          <w:color w:val="000000"/>
          <w:sz w:val="26"/>
          <w:szCs w:val="26"/>
          <w:highlight w:val="white"/>
        </w:rPr>
        <w:t>- Subcategories management</w:t>
      </w:r>
    </w:p>
    <w:p>
      <w:pPr>
        <w:spacing w:after="0" w:line="240" w:lineRule="auto"/>
        <w:ind w:left="1080"/>
        <w:jc w:val="both"/>
        <w:rPr>
          <w:color w:val="000000"/>
          <w:sz w:val="26"/>
          <w:szCs w:val="26"/>
          <w:highlight w:val="white"/>
        </w:rPr>
      </w:pPr>
      <w:r>
        <w:rPr>
          <w:color w:val="000000"/>
          <w:sz w:val="26"/>
          <w:szCs w:val="26"/>
          <w:highlight w:val="white"/>
        </w:rPr>
        <w:t>- Payments management</w:t>
      </w:r>
    </w:p>
    <w:p>
      <w:pPr>
        <w:spacing w:after="0" w:line="240" w:lineRule="auto"/>
        <w:ind w:left="1080"/>
        <w:jc w:val="both"/>
        <w:rPr>
          <w:color w:val="000000"/>
          <w:sz w:val="26"/>
          <w:szCs w:val="26"/>
          <w:highlight w:val="white"/>
        </w:rPr>
      </w:pPr>
      <w:r>
        <w:rPr>
          <w:color w:val="000000"/>
          <w:sz w:val="26"/>
          <w:szCs w:val="26"/>
          <w:highlight w:val="white"/>
        </w:rPr>
        <w:t xml:space="preserve">- Suppliers management. </w:t>
      </w:r>
    </w:p>
    <w:p>
      <w:pPr>
        <w:spacing w:after="0" w:line="240" w:lineRule="auto"/>
        <w:ind w:left="1080"/>
        <w:jc w:val="both"/>
        <w:rPr>
          <w:color w:val="000000"/>
          <w:sz w:val="26"/>
          <w:szCs w:val="26"/>
          <w:highlight w:val="white"/>
        </w:rPr>
      </w:pPr>
      <w:r>
        <w:rPr>
          <w:color w:val="000000"/>
          <w:sz w:val="26"/>
          <w:szCs w:val="26"/>
          <w:highlight w:val="white"/>
        </w:rPr>
        <w:t xml:space="preserve">- Authors management. </w:t>
      </w:r>
    </w:p>
    <w:p>
      <w:pPr>
        <w:spacing w:after="0" w:line="240" w:lineRule="auto"/>
        <w:ind w:left="1080"/>
        <w:jc w:val="both"/>
        <w:rPr>
          <w:color w:val="000000"/>
          <w:sz w:val="26"/>
          <w:szCs w:val="26"/>
          <w:highlight w:val="white"/>
        </w:rPr>
      </w:pPr>
      <w:r>
        <w:rPr>
          <w:color w:val="000000"/>
          <w:sz w:val="26"/>
          <w:szCs w:val="26"/>
          <w:highlight w:val="white"/>
        </w:rPr>
        <w:t xml:space="preserve">- FAQs management. </w:t>
      </w:r>
    </w:p>
    <w:p>
      <w:pPr>
        <w:spacing w:after="0" w:line="240" w:lineRule="auto"/>
        <w:ind w:left="1080"/>
        <w:jc w:val="both"/>
        <w:rPr>
          <w:color w:val="000000"/>
          <w:sz w:val="26"/>
          <w:szCs w:val="26"/>
          <w:highlight w:val="white"/>
        </w:rPr>
      </w:pPr>
      <w:r>
        <w:rPr>
          <w:color w:val="000000"/>
          <w:sz w:val="26"/>
          <w:szCs w:val="26"/>
          <w:highlight w:val="white"/>
        </w:rPr>
        <w:t>- Feedbacks management.</w:t>
      </w:r>
    </w:p>
    <w:p>
      <w:pPr>
        <w:spacing w:after="0" w:line="240" w:lineRule="auto"/>
        <w:ind w:left="1080"/>
        <w:jc w:val="both"/>
        <w:rPr>
          <w:color w:val="000000"/>
          <w:sz w:val="26"/>
          <w:szCs w:val="26"/>
          <w:highlight w:val="white"/>
        </w:rPr>
        <w:sectPr>
          <w:footerReference r:id="rId6" w:type="default"/>
          <w:pgSz w:w="11907" w:h="16840"/>
          <w:pgMar w:top="1440" w:right="1440" w:bottom="1440" w:left="1440" w:header="720" w:footer="720" w:gutter="0"/>
          <w:cols w:space="720" w:num="1"/>
        </w:sectPr>
      </w:pPr>
    </w:p>
    <w:p>
      <w:pPr>
        <w:rPr>
          <w:b/>
          <w:sz w:val="40"/>
          <w:szCs w:val="40"/>
        </w:rPr>
      </w:pPr>
      <w:r>
        <w:rPr>
          <w:b/>
          <w:sz w:val="40"/>
          <w:szCs w:val="40"/>
        </w:rPr>
        <w:t>Customer Requirements Specification (CRS)</w:t>
      </w:r>
    </w:p>
    <w:p>
      <w:pPr>
        <w:rPr>
          <w:b/>
          <w:sz w:val="26"/>
          <w:szCs w:val="26"/>
        </w:rPr>
      </w:pPr>
      <w:r>
        <w:rPr>
          <w:b/>
          <w:sz w:val="28"/>
          <w:szCs w:val="28"/>
        </w:rPr>
        <w:t xml:space="preserve">Client: </w:t>
      </w:r>
      <w:r>
        <w:rPr>
          <w:sz w:val="28"/>
          <w:szCs w:val="28"/>
        </w:rPr>
        <w:t>Shradha Online Book Store</w:t>
      </w:r>
    </w:p>
    <w:p>
      <w:pPr>
        <w:rPr>
          <w:b/>
          <w:sz w:val="28"/>
          <w:szCs w:val="28"/>
        </w:rPr>
      </w:pPr>
      <w:r>
        <w:rPr>
          <w:b/>
          <w:sz w:val="28"/>
          <w:szCs w:val="28"/>
        </w:rPr>
        <w:t>Business/Project Objectives:</w:t>
      </w:r>
    </w:p>
    <w:p>
      <w:pPr>
        <w:ind w:firstLine="720"/>
        <w:rPr>
          <w:sz w:val="28"/>
          <w:szCs w:val="28"/>
        </w:rPr>
      </w:pPr>
      <w:r>
        <w:rPr>
          <w:sz w:val="28"/>
          <w:szCs w:val="28"/>
        </w:rPr>
        <w:t>Building the Online Book Store website with the aim of being able to provide customers who can directly interact and place orders through online purchases, fastest without having to return to the store in person.</w:t>
      </w:r>
    </w:p>
    <w:p>
      <w:pPr>
        <w:rPr>
          <w:i/>
          <w:sz w:val="28"/>
          <w:szCs w:val="28"/>
        </w:rPr>
      </w:pPr>
      <w:r>
        <w:rPr>
          <w:b/>
          <w:sz w:val="28"/>
          <w:szCs w:val="28"/>
        </w:rPr>
        <w:t>Input provided by the Customer:</w:t>
      </w:r>
    </w:p>
    <w:p>
      <w:pPr>
        <w:ind w:firstLine="720"/>
        <w:rPr>
          <w:b/>
          <w:sz w:val="28"/>
          <w:szCs w:val="28"/>
        </w:rPr>
      </w:pPr>
      <w:r>
        <w:rPr>
          <w:b/>
          <w:sz w:val="28"/>
          <w:szCs w:val="28"/>
        </w:rPr>
        <w:t>System-related processes:</w:t>
      </w:r>
    </w:p>
    <w:p>
      <w:pPr>
        <w:numPr>
          <w:ilvl w:val="0"/>
          <w:numId w:val="2"/>
        </w:numPr>
        <w:ind w:left="420" w:hanging="420"/>
        <w:rPr>
          <w:b/>
          <w:sz w:val="28"/>
          <w:szCs w:val="28"/>
        </w:rPr>
      </w:pPr>
      <w:r>
        <w:rPr>
          <w:b/>
          <w:sz w:val="28"/>
          <w:szCs w:val="28"/>
        </w:rPr>
        <w:t>Admin:</w:t>
      </w:r>
    </w:p>
    <w:p>
      <w:pPr>
        <w:numPr>
          <w:ilvl w:val="0"/>
          <w:numId w:val="3"/>
        </w:numPr>
        <w:rPr>
          <w:sz w:val="28"/>
          <w:szCs w:val="28"/>
        </w:rPr>
      </w:pPr>
      <w:r>
        <w:rPr>
          <w:sz w:val="28"/>
          <w:szCs w:val="28"/>
        </w:rPr>
        <w:t>Login:</w:t>
      </w:r>
    </w:p>
    <w:p>
      <w:pPr>
        <w:numPr>
          <w:ilvl w:val="0"/>
          <w:numId w:val="4"/>
        </w:numPr>
        <w:rPr>
          <w:sz w:val="28"/>
          <w:szCs w:val="28"/>
        </w:rPr>
      </w:pPr>
      <w:r>
        <w:rPr>
          <w:sz w:val="28"/>
          <w:szCs w:val="28"/>
        </w:rPr>
        <w:t>Description: Sign in to your account to manage your store.</w:t>
      </w:r>
    </w:p>
    <w:p>
      <w:pPr>
        <w:numPr>
          <w:ilvl w:val="0"/>
          <w:numId w:val="4"/>
        </w:numPr>
        <w:rPr>
          <w:sz w:val="28"/>
          <w:szCs w:val="28"/>
        </w:rPr>
      </w:pPr>
      <w:r>
        <w:rPr>
          <w:sz w:val="28"/>
          <w:szCs w:val="28"/>
        </w:rPr>
        <w:t>Input: Administrator email and password.</w:t>
      </w:r>
    </w:p>
    <w:p>
      <w:pPr>
        <w:numPr>
          <w:ilvl w:val="0"/>
          <w:numId w:val="4"/>
        </w:numPr>
        <w:rPr>
          <w:sz w:val="28"/>
          <w:szCs w:val="28"/>
        </w:rPr>
      </w:pPr>
      <w:r>
        <w:rPr>
          <w:sz w:val="28"/>
          <w:szCs w:val="28"/>
        </w:rPr>
        <w:t>Output: Notification of results after login.</w:t>
      </w:r>
    </w:p>
    <w:p>
      <w:pPr>
        <w:numPr>
          <w:ilvl w:val="0"/>
          <w:numId w:val="3"/>
        </w:numPr>
        <w:rPr>
          <w:sz w:val="28"/>
          <w:szCs w:val="28"/>
        </w:rPr>
      </w:pPr>
      <w:r>
        <w:rPr>
          <w:sz w:val="28"/>
          <w:szCs w:val="28"/>
        </w:rPr>
        <w:t xml:space="preserve">Product: </w:t>
      </w:r>
    </w:p>
    <w:p>
      <w:pPr>
        <w:numPr>
          <w:ilvl w:val="0"/>
          <w:numId w:val="4"/>
        </w:numPr>
        <w:rPr>
          <w:sz w:val="28"/>
          <w:szCs w:val="28"/>
        </w:rPr>
      </w:pPr>
      <w:r>
        <w:rPr>
          <w:sz w:val="28"/>
          <w:szCs w:val="28"/>
        </w:rPr>
        <w:t>Description: Add/edit/remove/search and display product information.</w:t>
      </w:r>
    </w:p>
    <w:p>
      <w:pPr>
        <w:numPr>
          <w:ilvl w:val="0"/>
          <w:numId w:val="4"/>
        </w:numPr>
        <w:rPr>
          <w:sz w:val="28"/>
          <w:szCs w:val="28"/>
        </w:rPr>
      </w:pPr>
      <w:r>
        <w:rPr>
          <w:sz w:val="28"/>
          <w:szCs w:val="28"/>
        </w:rPr>
        <w:t>Input: Product ID, Category ID, Author ID, Manufacturer ID, Name, Quantity, Price, Image, Description, Release Date.</w:t>
      </w:r>
    </w:p>
    <w:p>
      <w:pPr>
        <w:numPr>
          <w:ilvl w:val="0"/>
          <w:numId w:val="4"/>
        </w:numPr>
        <w:rPr>
          <w:sz w:val="28"/>
          <w:szCs w:val="28"/>
        </w:rPr>
      </w:pPr>
      <w:r>
        <w:rPr>
          <w:sz w:val="28"/>
          <w:szCs w:val="28"/>
        </w:rPr>
        <w:t xml:space="preserve">Output: </w:t>
      </w:r>
    </w:p>
    <w:p>
      <w:pPr>
        <w:numPr>
          <w:ilvl w:val="0"/>
          <w:numId w:val="5"/>
        </w:numPr>
        <w:spacing w:after="0"/>
        <w:rPr>
          <w:color w:val="000000"/>
          <w:sz w:val="28"/>
          <w:szCs w:val="28"/>
        </w:rPr>
      </w:pPr>
      <w:r>
        <w:rPr>
          <w:color w:val="000000"/>
          <w:sz w:val="28"/>
          <w:szCs w:val="28"/>
        </w:rPr>
        <w:t>If filled in correctly: Announce results after add/edit/delete/search for product information.</w:t>
      </w:r>
    </w:p>
    <w:p>
      <w:pPr>
        <w:numPr>
          <w:ilvl w:val="0"/>
          <w:numId w:val="5"/>
        </w:numPr>
        <w:rPr>
          <w:color w:val="000000"/>
          <w:sz w:val="28"/>
          <w:szCs w:val="28"/>
        </w:rPr>
      </w:pPr>
      <w:r>
        <w:rPr>
          <w:color w:val="000000"/>
          <w:sz w:val="28"/>
          <w:szCs w:val="28"/>
        </w:rPr>
        <w:t>If entered incorrectly : will report an error.</w:t>
      </w:r>
    </w:p>
    <w:p>
      <w:pPr>
        <w:numPr>
          <w:ilvl w:val="0"/>
          <w:numId w:val="3"/>
        </w:numPr>
        <w:rPr>
          <w:sz w:val="28"/>
          <w:szCs w:val="28"/>
        </w:rPr>
      </w:pPr>
      <w:r>
        <w:rPr>
          <w:sz w:val="28"/>
          <w:szCs w:val="28"/>
        </w:rPr>
        <w:t xml:space="preserve">Managed provider: </w:t>
      </w:r>
    </w:p>
    <w:p>
      <w:pPr>
        <w:numPr>
          <w:ilvl w:val="0"/>
          <w:numId w:val="4"/>
        </w:numPr>
        <w:rPr>
          <w:sz w:val="28"/>
          <w:szCs w:val="28"/>
        </w:rPr>
      </w:pPr>
      <w:r>
        <w:rPr>
          <w:sz w:val="28"/>
          <w:szCs w:val="28"/>
        </w:rPr>
        <w:t>Description: Add/edit/delete/search and display supplier information.</w:t>
      </w:r>
    </w:p>
    <w:p>
      <w:pPr>
        <w:numPr>
          <w:ilvl w:val="0"/>
          <w:numId w:val="4"/>
        </w:numPr>
        <w:rPr>
          <w:sz w:val="28"/>
          <w:szCs w:val="28"/>
        </w:rPr>
      </w:pPr>
      <w:r>
        <w:rPr>
          <w:sz w:val="28"/>
          <w:szCs w:val="28"/>
        </w:rPr>
        <w:t>Input: Supplier ID, company name, contact name, address, phone, fax, and supplier contact web address.</w:t>
      </w:r>
    </w:p>
    <w:p>
      <w:pPr>
        <w:numPr>
          <w:ilvl w:val="0"/>
          <w:numId w:val="4"/>
        </w:numPr>
        <w:rPr>
          <w:sz w:val="28"/>
          <w:szCs w:val="28"/>
        </w:rPr>
      </w:pPr>
      <w:r>
        <w:rPr>
          <w:sz w:val="28"/>
          <w:szCs w:val="28"/>
        </w:rPr>
        <w:t xml:space="preserve">Output: </w:t>
      </w:r>
    </w:p>
    <w:p>
      <w:pPr>
        <w:numPr>
          <w:ilvl w:val="0"/>
          <w:numId w:val="5"/>
        </w:numPr>
        <w:spacing w:after="0"/>
        <w:rPr>
          <w:color w:val="000000"/>
          <w:sz w:val="28"/>
          <w:szCs w:val="28"/>
        </w:rPr>
      </w:pPr>
      <w:r>
        <w:rPr>
          <w:color w:val="000000"/>
          <w:sz w:val="28"/>
          <w:szCs w:val="28"/>
        </w:rPr>
        <w:t>If filled in correctly: Report results after add/edit/delete/search provider information.</w:t>
      </w:r>
    </w:p>
    <w:p>
      <w:pPr>
        <w:numPr>
          <w:ilvl w:val="0"/>
          <w:numId w:val="5"/>
        </w:numPr>
        <w:spacing w:after="0"/>
        <w:rPr>
          <w:color w:val="000000"/>
          <w:sz w:val="28"/>
          <w:szCs w:val="28"/>
        </w:rPr>
      </w:pPr>
      <w:r>
        <w:rPr>
          <w:color w:val="000000"/>
          <w:sz w:val="28"/>
          <w:szCs w:val="28"/>
        </w:rPr>
        <w:t>If entered incorrectly : will report an error.</w:t>
      </w:r>
    </w:p>
    <w:p>
      <w:pPr>
        <w:numPr>
          <w:ilvl w:val="0"/>
          <w:numId w:val="3"/>
        </w:numPr>
        <w:rPr>
          <w:color w:val="000000"/>
          <w:sz w:val="28"/>
          <w:szCs w:val="28"/>
        </w:rPr>
      </w:pPr>
      <w:r>
        <w:rPr>
          <w:color w:val="000000"/>
          <w:sz w:val="28"/>
          <w:szCs w:val="28"/>
        </w:rPr>
        <w:t xml:space="preserve">Employee: </w:t>
      </w:r>
    </w:p>
    <w:p>
      <w:pPr>
        <w:numPr>
          <w:ilvl w:val="0"/>
          <w:numId w:val="4"/>
        </w:numPr>
        <w:rPr>
          <w:sz w:val="28"/>
          <w:szCs w:val="28"/>
        </w:rPr>
      </w:pPr>
      <w:r>
        <w:rPr>
          <w:sz w:val="28"/>
          <w:szCs w:val="28"/>
        </w:rPr>
        <w:t>Description: Add/edit/delete/search and display employee information.</w:t>
      </w:r>
    </w:p>
    <w:p>
      <w:pPr>
        <w:numPr>
          <w:ilvl w:val="0"/>
          <w:numId w:val="4"/>
        </w:numPr>
        <w:rPr>
          <w:sz w:val="28"/>
          <w:szCs w:val="28"/>
        </w:rPr>
      </w:pPr>
      <w:r>
        <w:rPr>
          <w:sz w:val="28"/>
          <w:szCs w:val="28"/>
        </w:rPr>
        <w:t>Input: Employee ID, employee's full name, status: working or inactive, department name, role, role name, phone, email, password, address, employee creation date, and employee update date.</w:t>
      </w:r>
    </w:p>
    <w:p>
      <w:pPr>
        <w:numPr>
          <w:ilvl w:val="0"/>
          <w:numId w:val="4"/>
        </w:numPr>
        <w:rPr>
          <w:sz w:val="28"/>
          <w:szCs w:val="28"/>
        </w:rPr>
      </w:pPr>
      <w:r>
        <w:rPr>
          <w:sz w:val="28"/>
          <w:szCs w:val="28"/>
        </w:rPr>
        <w:t xml:space="preserve">Output: </w:t>
      </w:r>
    </w:p>
    <w:p>
      <w:pPr>
        <w:numPr>
          <w:ilvl w:val="0"/>
          <w:numId w:val="5"/>
        </w:numPr>
        <w:spacing w:after="0"/>
        <w:rPr>
          <w:color w:val="000000"/>
          <w:sz w:val="28"/>
          <w:szCs w:val="28"/>
        </w:rPr>
      </w:pPr>
      <w:r>
        <w:rPr>
          <w:color w:val="000000"/>
          <w:sz w:val="28"/>
          <w:szCs w:val="28"/>
        </w:rPr>
        <w:t>If entered correctly:Announce results after add/edit/delete/search and display employee information.</w:t>
      </w:r>
    </w:p>
    <w:p>
      <w:pPr>
        <w:numPr>
          <w:ilvl w:val="0"/>
          <w:numId w:val="5"/>
        </w:numPr>
        <w:rPr>
          <w:color w:val="000000"/>
          <w:sz w:val="28"/>
          <w:szCs w:val="28"/>
        </w:rPr>
      </w:pPr>
      <w:r>
        <w:rPr>
          <w:color w:val="000000"/>
          <w:sz w:val="28"/>
          <w:szCs w:val="28"/>
        </w:rPr>
        <w:t>If entered incorrectly : will report an error.</w:t>
      </w:r>
    </w:p>
    <w:p>
      <w:pPr>
        <w:numPr>
          <w:ilvl w:val="0"/>
          <w:numId w:val="3"/>
        </w:numPr>
        <w:rPr>
          <w:sz w:val="28"/>
          <w:szCs w:val="28"/>
        </w:rPr>
      </w:pPr>
      <w:r>
        <w:rPr>
          <w:sz w:val="28"/>
          <w:szCs w:val="28"/>
        </w:rPr>
        <w:t xml:space="preserve">Directory: </w:t>
      </w:r>
    </w:p>
    <w:p>
      <w:pPr>
        <w:numPr>
          <w:ilvl w:val="0"/>
          <w:numId w:val="4"/>
        </w:numPr>
        <w:rPr>
          <w:sz w:val="28"/>
          <w:szCs w:val="28"/>
        </w:rPr>
      </w:pPr>
      <w:r>
        <w:rPr>
          <w:sz w:val="28"/>
          <w:szCs w:val="28"/>
        </w:rPr>
        <w:t>Description: Add/edit/delete and display catalog information.</w:t>
      </w:r>
    </w:p>
    <w:p>
      <w:pPr>
        <w:numPr>
          <w:ilvl w:val="0"/>
          <w:numId w:val="4"/>
        </w:numPr>
        <w:rPr>
          <w:sz w:val="28"/>
          <w:szCs w:val="28"/>
        </w:rPr>
      </w:pPr>
      <w:r>
        <w:rPr>
          <w:sz w:val="28"/>
          <w:szCs w:val="28"/>
        </w:rPr>
        <w:t>Input:Category ID, category name.</w:t>
      </w:r>
    </w:p>
    <w:p>
      <w:pPr>
        <w:numPr>
          <w:ilvl w:val="0"/>
          <w:numId w:val="4"/>
        </w:numPr>
        <w:rPr>
          <w:sz w:val="28"/>
          <w:szCs w:val="28"/>
        </w:rPr>
      </w:pPr>
      <w:r>
        <w:rPr>
          <w:sz w:val="28"/>
          <w:szCs w:val="28"/>
        </w:rPr>
        <w:t xml:space="preserve">Output: </w:t>
      </w:r>
    </w:p>
    <w:p>
      <w:pPr>
        <w:numPr>
          <w:ilvl w:val="0"/>
          <w:numId w:val="5"/>
        </w:numPr>
        <w:spacing w:after="0"/>
        <w:rPr>
          <w:color w:val="000000"/>
          <w:sz w:val="28"/>
          <w:szCs w:val="28"/>
        </w:rPr>
      </w:pPr>
      <w:r>
        <w:rPr>
          <w:color w:val="000000"/>
          <w:sz w:val="28"/>
          <w:szCs w:val="28"/>
        </w:rPr>
        <w:t>If entered correctly: Announce the result after add/edit/remove cate</w:t>
      </w:r>
      <w:r>
        <w:rPr>
          <w:sz w:val="28"/>
          <w:szCs w:val="28"/>
        </w:rPr>
        <w:t>gory</w:t>
      </w:r>
      <w:r>
        <w:rPr>
          <w:color w:val="000000"/>
          <w:sz w:val="28"/>
          <w:szCs w:val="28"/>
        </w:rPr>
        <w:t xml:space="preserve"> information.</w:t>
      </w:r>
    </w:p>
    <w:p>
      <w:pPr>
        <w:numPr>
          <w:ilvl w:val="0"/>
          <w:numId w:val="5"/>
        </w:numPr>
        <w:rPr>
          <w:color w:val="000000"/>
          <w:sz w:val="28"/>
          <w:szCs w:val="28"/>
        </w:rPr>
      </w:pPr>
      <w:r>
        <w:rPr>
          <w:color w:val="000000"/>
          <w:sz w:val="28"/>
          <w:szCs w:val="28"/>
        </w:rPr>
        <w:t>If entered incorrectly : will report an error.</w:t>
      </w:r>
    </w:p>
    <w:p>
      <w:pPr>
        <w:numPr>
          <w:ilvl w:val="0"/>
          <w:numId w:val="3"/>
        </w:numPr>
        <w:rPr>
          <w:sz w:val="28"/>
          <w:szCs w:val="28"/>
        </w:rPr>
      </w:pPr>
      <w:r>
        <w:rPr>
          <w:sz w:val="28"/>
          <w:szCs w:val="28"/>
        </w:rPr>
        <w:t xml:space="preserve">Subcategories: </w:t>
      </w:r>
    </w:p>
    <w:p>
      <w:pPr>
        <w:numPr>
          <w:ilvl w:val="0"/>
          <w:numId w:val="4"/>
        </w:numPr>
        <w:rPr>
          <w:sz w:val="28"/>
          <w:szCs w:val="28"/>
        </w:rPr>
      </w:pPr>
      <w:r>
        <w:rPr>
          <w:sz w:val="28"/>
          <w:szCs w:val="28"/>
        </w:rPr>
        <w:t>Description: Read/delete/search and display subcategories.</w:t>
      </w:r>
    </w:p>
    <w:p>
      <w:pPr>
        <w:numPr>
          <w:ilvl w:val="0"/>
          <w:numId w:val="4"/>
        </w:numPr>
        <w:rPr>
          <w:sz w:val="28"/>
          <w:szCs w:val="28"/>
        </w:rPr>
      </w:pPr>
      <w:r>
        <w:rPr>
          <w:sz w:val="28"/>
          <w:szCs w:val="28"/>
        </w:rPr>
        <w:t>Input: Subcategory ID, subcategory name.</w:t>
      </w:r>
    </w:p>
    <w:p>
      <w:pPr>
        <w:numPr>
          <w:ilvl w:val="0"/>
          <w:numId w:val="4"/>
        </w:numPr>
        <w:rPr>
          <w:sz w:val="28"/>
          <w:szCs w:val="28"/>
        </w:rPr>
      </w:pPr>
      <w:r>
        <w:rPr>
          <w:sz w:val="28"/>
          <w:szCs w:val="28"/>
        </w:rPr>
        <w:t xml:space="preserve">Output: </w:t>
      </w:r>
    </w:p>
    <w:p>
      <w:pPr>
        <w:numPr>
          <w:ilvl w:val="0"/>
          <w:numId w:val="5"/>
        </w:numPr>
        <w:spacing w:after="0"/>
        <w:rPr>
          <w:color w:val="000000"/>
          <w:sz w:val="28"/>
          <w:szCs w:val="28"/>
        </w:rPr>
      </w:pPr>
      <w:r>
        <w:rPr>
          <w:color w:val="000000"/>
          <w:sz w:val="28"/>
          <w:szCs w:val="28"/>
        </w:rPr>
        <w:t>If entered correctly:Message results after add/edit/delete subcategory information.</w:t>
      </w:r>
    </w:p>
    <w:p>
      <w:pPr>
        <w:numPr>
          <w:ilvl w:val="0"/>
          <w:numId w:val="5"/>
        </w:numPr>
        <w:spacing w:after="0"/>
        <w:rPr>
          <w:color w:val="000000"/>
          <w:sz w:val="28"/>
          <w:szCs w:val="28"/>
        </w:rPr>
      </w:pPr>
      <w:r>
        <w:rPr>
          <w:color w:val="000000"/>
          <w:sz w:val="28"/>
          <w:szCs w:val="28"/>
        </w:rPr>
        <w:t>If entered incorrectly : will report an error.</w:t>
      </w:r>
    </w:p>
    <w:p>
      <w:pPr>
        <w:ind w:left="1620"/>
        <w:rPr>
          <w:color w:val="000000"/>
          <w:sz w:val="28"/>
          <w:szCs w:val="28"/>
        </w:rPr>
      </w:pPr>
    </w:p>
    <w:p>
      <w:pPr>
        <w:numPr>
          <w:ilvl w:val="0"/>
          <w:numId w:val="3"/>
        </w:numPr>
        <w:rPr>
          <w:sz w:val="28"/>
          <w:szCs w:val="28"/>
        </w:rPr>
      </w:pPr>
      <w:r>
        <w:rPr>
          <w:sz w:val="28"/>
          <w:szCs w:val="28"/>
        </w:rPr>
        <w:t xml:space="preserve">Managed customer feedback: </w:t>
      </w:r>
    </w:p>
    <w:p>
      <w:pPr>
        <w:numPr>
          <w:ilvl w:val="0"/>
          <w:numId w:val="4"/>
        </w:numPr>
        <w:rPr>
          <w:sz w:val="28"/>
          <w:szCs w:val="28"/>
        </w:rPr>
      </w:pPr>
      <w:r>
        <w:rPr>
          <w:sz w:val="28"/>
          <w:szCs w:val="28"/>
        </w:rPr>
        <w:t>Description: Read/delete/search and display customer feedback.</w:t>
      </w:r>
    </w:p>
    <w:p>
      <w:pPr>
        <w:numPr>
          <w:ilvl w:val="0"/>
          <w:numId w:val="4"/>
        </w:numPr>
        <w:rPr>
          <w:sz w:val="28"/>
          <w:szCs w:val="28"/>
        </w:rPr>
      </w:pPr>
      <w:bookmarkStart w:id="1" w:name="_heading=h.gjdgxs" w:colFirst="0" w:colLast="0"/>
      <w:bookmarkEnd w:id="1"/>
      <w:r>
        <w:rPr>
          <w:sz w:val="28"/>
          <w:szCs w:val="28"/>
        </w:rPr>
        <w:t>Input:  customer feedback ID, account id,  staff id, customer feedback, admin reply, date customer feedback submitted.</w:t>
      </w:r>
    </w:p>
    <w:p>
      <w:pPr>
        <w:numPr>
          <w:ilvl w:val="0"/>
          <w:numId w:val="4"/>
        </w:numPr>
        <w:rPr>
          <w:sz w:val="28"/>
          <w:szCs w:val="28"/>
        </w:rPr>
      </w:pPr>
      <w:r>
        <w:rPr>
          <w:sz w:val="28"/>
          <w:szCs w:val="28"/>
        </w:rPr>
        <w:t xml:space="preserve">Output: </w:t>
      </w:r>
    </w:p>
    <w:p>
      <w:pPr>
        <w:numPr>
          <w:ilvl w:val="0"/>
          <w:numId w:val="5"/>
        </w:numPr>
        <w:spacing w:after="0"/>
        <w:rPr>
          <w:color w:val="000000"/>
          <w:sz w:val="28"/>
          <w:szCs w:val="28"/>
        </w:rPr>
      </w:pPr>
      <w:r>
        <w:rPr>
          <w:color w:val="000000"/>
          <w:sz w:val="28"/>
          <w:szCs w:val="28"/>
        </w:rPr>
        <w:t>If entered correctly: Announce the result after delete/look up customer feedback and displaying the feedback.</w:t>
      </w:r>
    </w:p>
    <w:p>
      <w:pPr>
        <w:numPr>
          <w:ilvl w:val="0"/>
          <w:numId w:val="5"/>
        </w:numPr>
        <w:rPr>
          <w:color w:val="000000"/>
          <w:sz w:val="28"/>
          <w:szCs w:val="28"/>
        </w:rPr>
      </w:pPr>
      <w:r>
        <w:rPr>
          <w:color w:val="000000"/>
          <w:sz w:val="28"/>
          <w:szCs w:val="28"/>
        </w:rPr>
        <w:t>If entered incorrectly : will report an error.</w:t>
      </w:r>
    </w:p>
    <w:p>
      <w:pPr>
        <w:numPr>
          <w:ilvl w:val="0"/>
          <w:numId w:val="3"/>
        </w:numPr>
        <w:rPr>
          <w:sz w:val="28"/>
          <w:szCs w:val="28"/>
        </w:rPr>
      </w:pPr>
      <w:r>
        <w:rPr>
          <w:sz w:val="28"/>
          <w:szCs w:val="28"/>
        </w:rPr>
        <w:t xml:space="preserve">Managed orders: </w:t>
      </w:r>
    </w:p>
    <w:p>
      <w:pPr>
        <w:numPr>
          <w:ilvl w:val="0"/>
          <w:numId w:val="4"/>
        </w:numPr>
        <w:rPr>
          <w:sz w:val="28"/>
          <w:szCs w:val="28"/>
        </w:rPr>
      </w:pPr>
      <w:r>
        <w:rPr>
          <w:sz w:val="28"/>
          <w:szCs w:val="28"/>
        </w:rPr>
        <w:t>Description: Details/delete/search, display order information and status.</w:t>
      </w:r>
    </w:p>
    <w:p>
      <w:pPr>
        <w:numPr>
          <w:ilvl w:val="0"/>
          <w:numId w:val="4"/>
        </w:numPr>
        <w:rPr>
          <w:sz w:val="28"/>
          <w:szCs w:val="28"/>
        </w:rPr>
      </w:pPr>
      <w:r>
        <w:rPr>
          <w:sz w:val="28"/>
          <w:szCs w:val="28"/>
        </w:rPr>
        <w:t>Input: Order ID, customer id, payment plan detail id, order status, phone number, address, customer address details, number of connections, order date.</w:t>
      </w:r>
    </w:p>
    <w:p>
      <w:pPr>
        <w:numPr>
          <w:ilvl w:val="0"/>
          <w:numId w:val="6"/>
        </w:numPr>
        <w:rPr>
          <w:sz w:val="28"/>
          <w:szCs w:val="28"/>
        </w:rPr>
      </w:pPr>
      <w:r>
        <w:rPr>
          <w:sz w:val="28"/>
          <w:szCs w:val="28"/>
        </w:rPr>
        <w:t>Output: Announce results after delet/look up information and order status.</w:t>
      </w:r>
    </w:p>
    <w:p>
      <w:pPr>
        <w:numPr>
          <w:ilvl w:val="0"/>
          <w:numId w:val="3"/>
        </w:numPr>
        <w:rPr>
          <w:sz w:val="28"/>
          <w:szCs w:val="28"/>
        </w:rPr>
      </w:pPr>
      <w:r>
        <w:rPr>
          <w:sz w:val="28"/>
          <w:szCs w:val="28"/>
        </w:rPr>
        <w:t xml:space="preserve">Author: </w:t>
      </w:r>
    </w:p>
    <w:p>
      <w:pPr>
        <w:numPr>
          <w:ilvl w:val="0"/>
          <w:numId w:val="4"/>
        </w:numPr>
        <w:rPr>
          <w:sz w:val="28"/>
          <w:szCs w:val="28"/>
        </w:rPr>
      </w:pPr>
      <w:r>
        <w:rPr>
          <w:sz w:val="28"/>
          <w:szCs w:val="28"/>
        </w:rPr>
        <w:t>Description: Add/edit/delete/search and display author information.</w:t>
      </w:r>
    </w:p>
    <w:p>
      <w:pPr>
        <w:numPr>
          <w:ilvl w:val="0"/>
          <w:numId w:val="4"/>
        </w:numPr>
        <w:rPr>
          <w:sz w:val="28"/>
          <w:szCs w:val="28"/>
        </w:rPr>
      </w:pPr>
      <w:r>
        <w:rPr>
          <w:sz w:val="28"/>
          <w:szCs w:val="28"/>
        </w:rPr>
        <w:t>Input: Author ID, author name, description.</w:t>
      </w:r>
    </w:p>
    <w:p>
      <w:pPr>
        <w:numPr>
          <w:ilvl w:val="0"/>
          <w:numId w:val="6"/>
        </w:numPr>
        <w:rPr>
          <w:sz w:val="28"/>
          <w:szCs w:val="28"/>
        </w:rPr>
      </w:pPr>
      <w:r>
        <w:rPr>
          <w:sz w:val="28"/>
          <w:szCs w:val="28"/>
        </w:rPr>
        <w:t xml:space="preserve">Output: </w:t>
      </w:r>
    </w:p>
    <w:p>
      <w:pPr>
        <w:numPr>
          <w:ilvl w:val="0"/>
          <w:numId w:val="5"/>
        </w:numPr>
        <w:spacing w:after="0"/>
        <w:rPr>
          <w:color w:val="000000"/>
          <w:sz w:val="28"/>
          <w:szCs w:val="28"/>
        </w:rPr>
      </w:pPr>
      <w:r>
        <w:rPr>
          <w:color w:val="000000"/>
          <w:sz w:val="28"/>
          <w:szCs w:val="28"/>
        </w:rPr>
        <w:t>If entered correctly:Message results after add/edit/delete/search author information.</w:t>
      </w:r>
    </w:p>
    <w:p>
      <w:pPr>
        <w:numPr>
          <w:ilvl w:val="0"/>
          <w:numId w:val="5"/>
        </w:numPr>
        <w:rPr>
          <w:color w:val="000000"/>
          <w:sz w:val="28"/>
          <w:szCs w:val="28"/>
        </w:rPr>
      </w:pPr>
      <w:r>
        <w:rPr>
          <w:color w:val="000000"/>
          <w:sz w:val="28"/>
          <w:szCs w:val="28"/>
        </w:rPr>
        <w:t>If entered incorrectly : will report an error.</w:t>
      </w:r>
    </w:p>
    <w:p>
      <w:pPr>
        <w:numPr>
          <w:ilvl w:val="0"/>
          <w:numId w:val="3"/>
        </w:numPr>
        <w:rPr>
          <w:sz w:val="28"/>
          <w:szCs w:val="28"/>
        </w:rPr>
      </w:pPr>
      <w:r>
        <w:rPr>
          <w:sz w:val="28"/>
          <w:szCs w:val="28"/>
        </w:rPr>
        <w:t xml:space="preserve">Order: </w:t>
      </w:r>
    </w:p>
    <w:p>
      <w:pPr>
        <w:numPr>
          <w:ilvl w:val="0"/>
          <w:numId w:val="4"/>
        </w:numPr>
        <w:rPr>
          <w:sz w:val="28"/>
          <w:szCs w:val="28"/>
        </w:rPr>
      </w:pPr>
      <w:r>
        <w:rPr>
          <w:sz w:val="28"/>
          <w:szCs w:val="28"/>
        </w:rPr>
        <w:t>Description: Add/edit/delete/search and display order information.</w:t>
      </w:r>
    </w:p>
    <w:p>
      <w:pPr>
        <w:numPr>
          <w:ilvl w:val="0"/>
          <w:numId w:val="4"/>
        </w:numPr>
        <w:rPr>
          <w:sz w:val="28"/>
          <w:szCs w:val="28"/>
        </w:rPr>
      </w:pPr>
      <w:r>
        <w:rPr>
          <w:sz w:val="28"/>
          <w:szCs w:val="28"/>
        </w:rPr>
        <w:t>Input: order ID, customer ID, product ID, payment method ID, customer information, shipping fee, total amount, customer note.</w:t>
      </w:r>
    </w:p>
    <w:p>
      <w:pPr>
        <w:numPr>
          <w:ilvl w:val="0"/>
          <w:numId w:val="7"/>
        </w:numPr>
        <w:rPr>
          <w:b/>
          <w:sz w:val="28"/>
          <w:szCs w:val="28"/>
        </w:rPr>
      </w:pPr>
      <w:r>
        <w:rPr>
          <w:sz w:val="28"/>
          <w:szCs w:val="28"/>
        </w:rPr>
        <w:t xml:space="preserve">Output: </w:t>
      </w:r>
    </w:p>
    <w:p>
      <w:pPr>
        <w:numPr>
          <w:ilvl w:val="0"/>
          <w:numId w:val="5"/>
        </w:numPr>
        <w:spacing w:after="0"/>
        <w:rPr>
          <w:color w:val="000000"/>
          <w:sz w:val="28"/>
          <w:szCs w:val="28"/>
        </w:rPr>
      </w:pPr>
      <w:r>
        <w:rPr>
          <w:color w:val="000000"/>
          <w:sz w:val="28"/>
          <w:szCs w:val="28"/>
        </w:rPr>
        <w:t>If entered correctly: Announce results after add/edit/delete/search order information.</w:t>
      </w:r>
    </w:p>
    <w:p>
      <w:pPr>
        <w:numPr>
          <w:ilvl w:val="0"/>
          <w:numId w:val="5"/>
        </w:numPr>
        <w:rPr>
          <w:color w:val="000000"/>
          <w:sz w:val="28"/>
          <w:szCs w:val="28"/>
        </w:rPr>
      </w:pPr>
      <w:r>
        <w:rPr>
          <w:color w:val="000000"/>
          <w:sz w:val="28"/>
          <w:szCs w:val="28"/>
        </w:rPr>
        <w:t xml:space="preserve"> If entered incorrectly : will report an error.</w:t>
      </w:r>
    </w:p>
    <w:p>
      <w:pPr>
        <w:numPr>
          <w:ilvl w:val="0"/>
          <w:numId w:val="3"/>
        </w:numPr>
        <w:rPr>
          <w:sz w:val="28"/>
          <w:szCs w:val="28"/>
        </w:rPr>
      </w:pPr>
      <w:r>
        <w:rPr>
          <w:sz w:val="28"/>
          <w:szCs w:val="28"/>
        </w:rPr>
        <w:t xml:space="preserve">Customer: </w:t>
      </w:r>
    </w:p>
    <w:p>
      <w:pPr>
        <w:numPr>
          <w:ilvl w:val="0"/>
          <w:numId w:val="4"/>
        </w:numPr>
        <w:rPr>
          <w:sz w:val="28"/>
          <w:szCs w:val="28"/>
        </w:rPr>
      </w:pPr>
      <w:r>
        <w:rPr>
          <w:sz w:val="28"/>
          <w:szCs w:val="28"/>
        </w:rPr>
        <w:t>Description: Edit/delete/search and display customer information.</w:t>
      </w:r>
    </w:p>
    <w:p>
      <w:pPr>
        <w:numPr>
          <w:ilvl w:val="0"/>
          <w:numId w:val="4"/>
        </w:numPr>
        <w:rPr>
          <w:sz w:val="28"/>
          <w:szCs w:val="28"/>
        </w:rPr>
      </w:pPr>
      <w:r>
        <w:rPr>
          <w:sz w:val="28"/>
          <w:szCs w:val="28"/>
        </w:rPr>
        <w:t>Input: Customer ID,username, phone number, email, password, address,gender, of the customer.</w:t>
      </w:r>
    </w:p>
    <w:p>
      <w:pPr>
        <w:numPr>
          <w:ilvl w:val="0"/>
          <w:numId w:val="4"/>
        </w:numPr>
        <w:rPr>
          <w:b/>
          <w:sz w:val="40"/>
          <w:szCs w:val="40"/>
        </w:rPr>
      </w:pPr>
      <w:r>
        <w:rPr>
          <w:sz w:val="28"/>
          <w:szCs w:val="28"/>
        </w:rPr>
        <w:t>Output:</w:t>
      </w:r>
    </w:p>
    <w:p>
      <w:pPr>
        <w:numPr>
          <w:ilvl w:val="0"/>
          <w:numId w:val="5"/>
        </w:numPr>
        <w:spacing w:after="0"/>
        <w:rPr>
          <w:color w:val="000000"/>
          <w:sz w:val="28"/>
          <w:szCs w:val="28"/>
        </w:rPr>
      </w:pPr>
      <w:r>
        <w:rPr>
          <w:color w:val="000000"/>
          <w:sz w:val="28"/>
          <w:szCs w:val="28"/>
        </w:rPr>
        <w:t>If entered correctly: Announce results after add/edit/delete/search and display customer information.</w:t>
      </w:r>
    </w:p>
    <w:p>
      <w:pPr>
        <w:numPr>
          <w:ilvl w:val="0"/>
          <w:numId w:val="5"/>
        </w:numPr>
        <w:spacing w:after="0"/>
        <w:rPr>
          <w:color w:val="000000"/>
          <w:sz w:val="28"/>
          <w:szCs w:val="28"/>
        </w:rPr>
      </w:pPr>
      <w:r>
        <w:rPr>
          <w:color w:val="000000"/>
          <w:sz w:val="28"/>
          <w:szCs w:val="28"/>
        </w:rPr>
        <w:t>If entered incorrectly : will report an error.</w:t>
      </w:r>
    </w:p>
    <w:p>
      <w:pPr>
        <w:numPr>
          <w:ilvl w:val="0"/>
          <w:numId w:val="3"/>
        </w:numPr>
        <w:rPr>
          <w:color w:val="000000"/>
          <w:sz w:val="28"/>
          <w:szCs w:val="28"/>
        </w:rPr>
      </w:pPr>
      <w:r>
        <w:rPr>
          <w:color w:val="000000"/>
          <w:sz w:val="28"/>
          <w:szCs w:val="28"/>
        </w:rPr>
        <w:t xml:space="preserve">Payment methods : </w:t>
      </w:r>
    </w:p>
    <w:p>
      <w:pPr>
        <w:numPr>
          <w:ilvl w:val="0"/>
          <w:numId w:val="4"/>
        </w:numPr>
        <w:rPr>
          <w:sz w:val="28"/>
          <w:szCs w:val="28"/>
        </w:rPr>
      </w:pPr>
      <w:r>
        <w:rPr>
          <w:sz w:val="28"/>
          <w:szCs w:val="28"/>
        </w:rPr>
        <w:t>Description: Add/edit/delete/search/payment method information.</w:t>
      </w:r>
    </w:p>
    <w:p>
      <w:pPr>
        <w:numPr>
          <w:ilvl w:val="0"/>
          <w:numId w:val="4"/>
        </w:numPr>
        <w:rPr>
          <w:sz w:val="28"/>
          <w:szCs w:val="28"/>
        </w:rPr>
      </w:pPr>
      <w:r>
        <w:rPr>
          <w:sz w:val="28"/>
          <w:szCs w:val="28"/>
        </w:rPr>
        <w:t>Input: Payment method ID, payment method name.</w:t>
      </w:r>
    </w:p>
    <w:p>
      <w:pPr>
        <w:numPr>
          <w:ilvl w:val="0"/>
          <w:numId w:val="4"/>
        </w:numPr>
        <w:rPr>
          <w:sz w:val="28"/>
          <w:szCs w:val="28"/>
        </w:rPr>
      </w:pPr>
      <w:r>
        <w:rPr>
          <w:sz w:val="28"/>
          <w:szCs w:val="28"/>
        </w:rPr>
        <w:t xml:space="preserve">Output: </w:t>
      </w:r>
    </w:p>
    <w:p>
      <w:pPr>
        <w:numPr>
          <w:ilvl w:val="0"/>
          <w:numId w:val="5"/>
        </w:numPr>
        <w:spacing w:after="0"/>
        <w:rPr>
          <w:color w:val="000000"/>
          <w:sz w:val="28"/>
          <w:szCs w:val="28"/>
        </w:rPr>
      </w:pPr>
      <w:r>
        <w:rPr>
          <w:color w:val="000000"/>
          <w:sz w:val="28"/>
          <w:szCs w:val="28"/>
        </w:rPr>
        <w:t>If entered correctly: Message the result after add/edit/remove/search/payment method information.</w:t>
      </w:r>
    </w:p>
    <w:p>
      <w:pPr>
        <w:numPr>
          <w:ilvl w:val="0"/>
          <w:numId w:val="5"/>
        </w:numPr>
        <w:rPr>
          <w:color w:val="000000"/>
          <w:sz w:val="28"/>
          <w:szCs w:val="28"/>
        </w:rPr>
      </w:pPr>
      <w:r>
        <w:rPr>
          <w:color w:val="000000"/>
          <w:sz w:val="28"/>
          <w:szCs w:val="28"/>
        </w:rPr>
        <w:t>If entered incorrectly : will report an error.</w:t>
      </w:r>
    </w:p>
    <w:p>
      <w:pPr>
        <w:numPr>
          <w:ilvl w:val="0"/>
          <w:numId w:val="3"/>
        </w:numPr>
        <w:rPr>
          <w:sz w:val="28"/>
          <w:szCs w:val="28"/>
        </w:rPr>
      </w:pPr>
      <w:r>
        <w:rPr>
          <w:sz w:val="28"/>
          <w:szCs w:val="28"/>
        </w:rPr>
        <w:t xml:space="preserve">FAQ page: </w:t>
      </w:r>
    </w:p>
    <w:p>
      <w:pPr>
        <w:numPr>
          <w:ilvl w:val="0"/>
          <w:numId w:val="4"/>
        </w:numPr>
      </w:pPr>
      <w:r>
        <w:rPr>
          <w:sz w:val="28"/>
          <w:szCs w:val="28"/>
        </w:rPr>
        <w:t>Description: Add/edit/delete/information questions.</w:t>
      </w:r>
    </w:p>
    <w:p>
      <w:pPr>
        <w:numPr>
          <w:ilvl w:val="0"/>
          <w:numId w:val="4"/>
        </w:numPr>
      </w:pPr>
      <w:r>
        <w:rPr>
          <w:sz w:val="28"/>
          <w:szCs w:val="28"/>
        </w:rPr>
        <w:t>Input: questions from users, customer feedback data.</w:t>
      </w:r>
    </w:p>
    <w:p>
      <w:pPr>
        <w:numPr>
          <w:ilvl w:val="0"/>
          <w:numId w:val="4"/>
        </w:numPr>
        <w:rPr>
          <w:sz w:val="28"/>
          <w:szCs w:val="28"/>
        </w:rPr>
      </w:pPr>
      <w:r>
        <w:rPr>
          <w:sz w:val="28"/>
          <w:szCs w:val="28"/>
        </w:rPr>
        <w:t>Output: Displays the results of add/edit/delete questions.</w:t>
      </w:r>
    </w:p>
    <w:p>
      <w:pPr>
        <w:ind w:left="1260"/>
        <w:rPr>
          <w:sz w:val="28"/>
          <w:szCs w:val="28"/>
        </w:rPr>
      </w:pPr>
    </w:p>
    <w:p>
      <w:pPr>
        <w:numPr>
          <w:ilvl w:val="0"/>
          <w:numId w:val="8"/>
        </w:numPr>
        <w:rPr>
          <w:b/>
          <w:sz w:val="28"/>
          <w:szCs w:val="28"/>
        </w:rPr>
      </w:pPr>
      <w:r>
        <w:rPr>
          <w:b/>
          <w:sz w:val="28"/>
          <w:szCs w:val="28"/>
        </w:rPr>
        <w:t>Home page:</w:t>
      </w:r>
    </w:p>
    <w:p>
      <w:pPr>
        <w:numPr>
          <w:ilvl w:val="0"/>
          <w:numId w:val="3"/>
        </w:numPr>
        <w:rPr>
          <w:b/>
          <w:sz w:val="28"/>
          <w:szCs w:val="28"/>
        </w:rPr>
      </w:pPr>
      <w:r>
        <w:rPr>
          <w:sz w:val="28"/>
          <w:szCs w:val="28"/>
        </w:rPr>
        <w:t>Login:</w:t>
      </w:r>
    </w:p>
    <w:p>
      <w:pPr>
        <w:numPr>
          <w:ilvl w:val="0"/>
          <w:numId w:val="4"/>
        </w:numPr>
        <w:rPr>
          <w:sz w:val="28"/>
          <w:szCs w:val="28"/>
        </w:rPr>
      </w:pPr>
      <w:r>
        <w:rPr>
          <w:sz w:val="28"/>
          <w:szCs w:val="28"/>
        </w:rPr>
        <w:t>Description: Sign in to the customer's account to view and make purchases.</w:t>
      </w:r>
    </w:p>
    <w:p>
      <w:pPr>
        <w:numPr>
          <w:ilvl w:val="0"/>
          <w:numId w:val="4"/>
        </w:numPr>
        <w:rPr>
          <w:sz w:val="28"/>
          <w:szCs w:val="28"/>
        </w:rPr>
      </w:pPr>
      <w:r>
        <w:rPr>
          <w:sz w:val="28"/>
          <w:szCs w:val="28"/>
        </w:rPr>
        <w:t>Input: client username and password.</w:t>
      </w:r>
    </w:p>
    <w:p>
      <w:pPr>
        <w:numPr>
          <w:ilvl w:val="0"/>
          <w:numId w:val="4"/>
        </w:numPr>
        <w:rPr>
          <w:sz w:val="28"/>
          <w:szCs w:val="28"/>
        </w:rPr>
      </w:pPr>
      <w:r>
        <w:rPr>
          <w:sz w:val="28"/>
          <w:szCs w:val="28"/>
        </w:rPr>
        <w:t>Output:</w:t>
      </w:r>
    </w:p>
    <w:p>
      <w:pPr>
        <w:numPr>
          <w:ilvl w:val="0"/>
          <w:numId w:val="5"/>
        </w:numPr>
        <w:spacing w:after="0"/>
        <w:rPr>
          <w:color w:val="000000"/>
          <w:sz w:val="28"/>
          <w:szCs w:val="28"/>
        </w:rPr>
      </w:pPr>
      <w:r>
        <w:rPr>
          <w:color w:val="000000"/>
          <w:sz w:val="28"/>
          <w:szCs w:val="28"/>
        </w:rPr>
        <w:t>If entered correctly: Report the result after signing in.</w:t>
      </w:r>
    </w:p>
    <w:p>
      <w:pPr>
        <w:numPr>
          <w:ilvl w:val="0"/>
          <w:numId w:val="5"/>
        </w:numPr>
        <w:rPr>
          <w:color w:val="000000"/>
          <w:sz w:val="28"/>
          <w:szCs w:val="28"/>
        </w:rPr>
      </w:pPr>
      <w:r>
        <w:rPr>
          <w:color w:val="000000"/>
          <w:sz w:val="28"/>
          <w:szCs w:val="28"/>
        </w:rPr>
        <w:t>If entered incorrectly : will report an error.</w:t>
      </w:r>
    </w:p>
    <w:p>
      <w:pPr>
        <w:numPr>
          <w:ilvl w:val="0"/>
          <w:numId w:val="3"/>
        </w:numPr>
      </w:pPr>
      <w:r>
        <w:rPr>
          <w:sz w:val="28"/>
          <w:szCs w:val="28"/>
        </w:rPr>
        <w:t>Register:</w:t>
      </w:r>
    </w:p>
    <w:p>
      <w:pPr>
        <w:numPr>
          <w:ilvl w:val="0"/>
          <w:numId w:val="4"/>
        </w:numPr>
        <w:rPr>
          <w:sz w:val="28"/>
          <w:szCs w:val="28"/>
        </w:rPr>
      </w:pPr>
      <w:r>
        <w:rPr>
          <w:sz w:val="28"/>
          <w:szCs w:val="28"/>
        </w:rPr>
        <w:t>Description: Sign customer information to view and purchase.</w:t>
      </w:r>
    </w:p>
    <w:p>
      <w:pPr>
        <w:numPr>
          <w:ilvl w:val="0"/>
          <w:numId w:val="4"/>
        </w:numPr>
        <w:rPr>
          <w:sz w:val="28"/>
          <w:szCs w:val="28"/>
        </w:rPr>
      </w:pPr>
      <w:r>
        <w:rPr>
          <w:sz w:val="28"/>
          <w:szCs w:val="28"/>
        </w:rPr>
        <w:t>Input: username, email, phone, password, address,gender.</w:t>
      </w:r>
    </w:p>
    <w:p>
      <w:pPr>
        <w:numPr>
          <w:ilvl w:val="0"/>
          <w:numId w:val="4"/>
        </w:numPr>
        <w:rPr>
          <w:b/>
          <w:sz w:val="28"/>
          <w:szCs w:val="28"/>
        </w:rPr>
      </w:pPr>
      <w:r>
        <w:rPr>
          <w:sz w:val="28"/>
          <w:szCs w:val="28"/>
        </w:rPr>
        <w:t>Output: Announce the result after registration.</w:t>
      </w:r>
    </w:p>
    <w:p>
      <w:pPr>
        <w:numPr>
          <w:ilvl w:val="0"/>
          <w:numId w:val="9"/>
        </w:numPr>
        <w:ind w:left="840"/>
        <w:rPr>
          <w:sz w:val="28"/>
          <w:szCs w:val="28"/>
          <w:highlight w:val="white"/>
        </w:rPr>
      </w:pPr>
      <w:r>
        <w:rPr>
          <w:sz w:val="28"/>
          <w:szCs w:val="28"/>
          <w:highlight w:val="white"/>
        </w:rPr>
        <w:t>Product Page:</w:t>
      </w:r>
    </w:p>
    <w:p>
      <w:pPr>
        <w:ind w:left="840"/>
        <w:rPr>
          <w:sz w:val="28"/>
          <w:szCs w:val="28"/>
          <w:highlight w:val="white"/>
        </w:rPr>
      </w:pPr>
      <w:sdt>
        <w:sdtPr>
          <w:tag w:val="goog_rdk_0"/>
          <w:id w:val="1984880107"/>
        </w:sdtPr>
        <w:sdtContent>
          <w:r>
            <w:rPr>
              <w:rFonts w:ascii="Segoe UI Symbol" w:hAnsi="Segoe UI Symbol" w:eastAsia="Arial Unicode MS" w:cs="Segoe UI Symbol"/>
              <w:sz w:val="28"/>
              <w:szCs w:val="28"/>
              <w:highlight w:val="white"/>
            </w:rPr>
            <w:t>✧</w:t>
          </w:r>
        </w:sdtContent>
      </w:sdt>
      <w:r>
        <w:rPr>
          <w:sz w:val="28"/>
          <w:szCs w:val="28"/>
          <w:highlight w:val="white"/>
        </w:rPr>
        <w:t xml:space="preserve"> Description: Details/more, display product information. </w:t>
      </w:r>
    </w:p>
    <w:p>
      <w:pPr>
        <w:ind w:left="840"/>
        <w:rPr>
          <w:sz w:val="28"/>
          <w:szCs w:val="28"/>
          <w:highlight w:val="white"/>
        </w:rPr>
      </w:pPr>
      <w:r>
        <w:rPr>
          <w:sz w:val="28"/>
          <w:szCs w:val="28"/>
          <w:highlight w:val="white"/>
        </w:rPr>
        <w:t xml:space="preserve"> </w:t>
      </w:r>
      <w:sdt>
        <w:sdtPr>
          <w:tag w:val="goog_rdk_1"/>
          <w:id w:val="-142730470"/>
        </w:sdtPr>
        <w:sdtContent>
          <w:r>
            <w:rPr>
              <w:rFonts w:ascii="Segoe UI Symbol" w:hAnsi="Segoe UI Symbol" w:eastAsia="Arial Unicode MS" w:cs="Segoe UI Symbol"/>
              <w:sz w:val="28"/>
              <w:szCs w:val="28"/>
              <w:highlight w:val="white"/>
            </w:rPr>
            <w:t>✧</w:t>
          </w:r>
        </w:sdtContent>
      </w:sdt>
      <w:r>
        <w:rPr>
          <w:sz w:val="28"/>
          <w:szCs w:val="28"/>
          <w:highlight w:val="white"/>
        </w:rPr>
        <w:t xml:space="preserve"> Input: Product details, publisher, price, image of the product. </w:t>
      </w:r>
    </w:p>
    <w:p>
      <w:pPr>
        <w:ind w:left="840"/>
        <w:rPr>
          <w:sz w:val="28"/>
          <w:szCs w:val="28"/>
          <w:highlight w:val="white"/>
        </w:rPr>
      </w:pPr>
      <w:sdt>
        <w:sdtPr>
          <w:tag w:val="goog_rdk_2"/>
          <w:id w:val="-176731904"/>
        </w:sdtPr>
        <w:sdtContent>
          <w:r>
            <w:rPr>
              <w:rFonts w:ascii="Segoe UI Symbol" w:hAnsi="Segoe UI Symbol" w:eastAsia="Arial Unicode MS" w:cs="Segoe UI Symbol"/>
              <w:sz w:val="28"/>
              <w:szCs w:val="28"/>
              <w:highlight w:val="white"/>
            </w:rPr>
            <w:t>✧</w:t>
          </w:r>
        </w:sdtContent>
      </w:sdt>
      <w:r>
        <w:rPr>
          <w:sz w:val="28"/>
          <w:szCs w:val="28"/>
          <w:highlight w:val="white"/>
        </w:rPr>
        <w:t xml:space="preserve"> Output: Displays the details of the product.</w:t>
      </w:r>
    </w:p>
    <w:p>
      <w:pPr>
        <w:numPr>
          <w:ilvl w:val="0"/>
          <w:numId w:val="3"/>
        </w:numPr>
        <w:rPr>
          <w:sz w:val="28"/>
          <w:szCs w:val="28"/>
        </w:rPr>
      </w:pPr>
      <w:r>
        <w:rPr>
          <w:sz w:val="28"/>
          <w:szCs w:val="28"/>
        </w:rPr>
        <w:t xml:space="preserve">Order tracking: </w:t>
      </w:r>
    </w:p>
    <w:p>
      <w:pPr>
        <w:numPr>
          <w:ilvl w:val="0"/>
          <w:numId w:val="4"/>
        </w:numPr>
        <w:rPr>
          <w:sz w:val="28"/>
          <w:szCs w:val="28"/>
        </w:rPr>
      </w:pPr>
      <w:r>
        <w:rPr>
          <w:sz w:val="28"/>
          <w:szCs w:val="28"/>
        </w:rPr>
        <w:t>Description: Display information and track orders.</w:t>
      </w:r>
    </w:p>
    <w:p>
      <w:pPr>
        <w:numPr>
          <w:ilvl w:val="0"/>
          <w:numId w:val="4"/>
        </w:numPr>
        <w:rPr>
          <w:sz w:val="28"/>
          <w:szCs w:val="28"/>
        </w:rPr>
      </w:pPr>
      <w:r>
        <w:rPr>
          <w:sz w:val="28"/>
          <w:szCs w:val="28"/>
        </w:rPr>
        <w:t>Input: Order information, order status.</w:t>
      </w:r>
    </w:p>
    <w:p>
      <w:pPr>
        <w:numPr>
          <w:ilvl w:val="0"/>
          <w:numId w:val="4"/>
        </w:numPr>
        <w:rPr>
          <w:sz w:val="28"/>
          <w:szCs w:val="28"/>
        </w:rPr>
      </w:pPr>
      <w:r>
        <w:rPr>
          <w:sz w:val="28"/>
          <w:szCs w:val="28"/>
        </w:rPr>
        <w:t>Output: Order details, status and updates, shipping information.</w:t>
      </w:r>
    </w:p>
    <w:p>
      <w:pPr>
        <w:numPr>
          <w:ilvl w:val="0"/>
          <w:numId w:val="3"/>
        </w:numPr>
        <w:rPr>
          <w:sz w:val="28"/>
          <w:szCs w:val="28"/>
        </w:rPr>
      </w:pPr>
      <w:r>
        <w:rPr>
          <w:sz w:val="28"/>
          <w:szCs w:val="28"/>
        </w:rPr>
        <w:t xml:space="preserve">Feedback: </w:t>
      </w:r>
    </w:p>
    <w:p>
      <w:pPr>
        <w:numPr>
          <w:ilvl w:val="0"/>
          <w:numId w:val="4"/>
        </w:numPr>
      </w:pPr>
      <w:r>
        <w:rPr>
          <w:sz w:val="28"/>
          <w:szCs w:val="28"/>
        </w:rPr>
        <w:t>Description: Customers can give product feedback.</w:t>
      </w:r>
    </w:p>
    <w:p>
      <w:pPr>
        <w:numPr>
          <w:ilvl w:val="0"/>
          <w:numId w:val="4"/>
        </w:numPr>
      </w:pPr>
      <w:r>
        <w:rPr>
          <w:sz w:val="28"/>
          <w:szCs w:val="28"/>
        </w:rPr>
        <w:t>Input: Opinions and reviews, detailed customer comments.</w:t>
      </w:r>
    </w:p>
    <w:p>
      <w:pPr>
        <w:numPr>
          <w:ilvl w:val="0"/>
          <w:numId w:val="4"/>
        </w:numPr>
        <w:rPr>
          <w:sz w:val="28"/>
          <w:szCs w:val="28"/>
        </w:rPr>
      </w:pPr>
      <w:r>
        <w:rPr>
          <w:sz w:val="28"/>
          <w:szCs w:val="28"/>
        </w:rPr>
        <w:t>Output: Display feedback, improve the product.</w:t>
      </w:r>
    </w:p>
    <w:p>
      <w:pPr>
        <w:numPr>
          <w:ilvl w:val="0"/>
          <w:numId w:val="3"/>
        </w:numPr>
        <w:rPr>
          <w:sz w:val="28"/>
          <w:szCs w:val="28"/>
        </w:rPr>
      </w:pPr>
      <w:r>
        <w:rPr>
          <w:sz w:val="28"/>
          <w:szCs w:val="28"/>
        </w:rPr>
        <w:t xml:space="preserve">FAQ page: </w:t>
      </w:r>
    </w:p>
    <w:p>
      <w:pPr>
        <w:numPr>
          <w:ilvl w:val="0"/>
          <w:numId w:val="4"/>
        </w:numPr>
      </w:pPr>
      <w:r>
        <w:rPr>
          <w:sz w:val="28"/>
          <w:szCs w:val="28"/>
        </w:rPr>
        <w:t>Description: Customer asks a question for the web.</w:t>
      </w:r>
    </w:p>
    <w:p>
      <w:pPr>
        <w:numPr>
          <w:ilvl w:val="0"/>
          <w:numId w:val="4"/>
        </w:numPr>
      </w:pPr>
      <w:r>
        <w:rPr>
          <w:sz w:val="28"/>
          <w:szCs w:val="28"/>
        </w:rPr>
        <w:t>Input: Opinions and reviews, detailed customer comments.</w:t>
      </w:r>
    </w:p>
    <w:p>
      <w:pPr>
        <w:numPr>
          <w:ilvl w:val="0"/>
          <w:numId w:val="4"/>
        </w:numPr>
        <w:rPr>
          <w:sz w:val="28"/>
          <w:szCs w:val="28"/>
        </w:rPr>
      </w:pPr>
      <w:r>
        <w:rPr>
          <w:sz w:val="28"/>
          <w:szCs w:val="28"/>
        </w:rPr>
        <w:t>Output: Display feedback, improve products and services of the web.</w:t>
      </w:r>
    </w:p>
    <w:p>
      <w:pPr>
        <w:numPr>
          <w:ilvl w:val="0"/>
          <w:numId w:val="3"/>
        </w:numPr>
        <w:rPr>
          <w:sz w:val="28"/>
          <w:szCs w:val="28"/>
        </w:rPr>
      </w:pPr>
      <w:r>
        <w:rPr>
          <w:sz w:val="28"/>
          <w:szCs w:val="28"/>
        </w:rPr>
        <w:t xml:space="preserve">Cart : </w:t>
      </w:r>
    </w:p>
    <w:p>
      <w:pPr>
        <w:numPr>
          <w:ilvl w:val="0"/>
          <w:numId w:val="4"/>
        </w:numPr>
      </w:pPr>
      <w:r>
        <w:rPr>
          <w:sz w:val="28"/>
          <w:szCs w:val="28"/>
        </w:rPr>
        <w:t>Description: Show/remove/add products that customers selected.</w:t>
      </w:r>
    </w:p>
    <w:p>
      <w:pPr>
        <w:numPr>
          <w:ilvl w:val="0"/>
          <w:numId w:val="4"/>
        </w:numPr>
      </w:pPr>
      <w:r>
        <w:rPr>
          <w:sz w:val="28"/>
          <w:szCs w:val="28"/>
        </w:rPr>
        <w:t>Input: Information, price, and quantity of the product in the cart.</w:t>
      </w:r>
    </w:p>
    <w:p>
      <w:pPr>
        <w:numPr>
          <w:ilvl w:val="0"/>
          <w:numId w:val="4"/>
        </w:numPr>
        <w:rPr>
          <w:sz w:val="28"/>
          <w:szCs w:val="28"/>
        </w:rPr>
      </w:pPr>
      <w:r>
        <w:rPr>
          <w:sz w:val="28"/>
          <w:szCs w:val="28"/>
        </w:rPr>
        <w:t>Output: Announce the result after delete/add and detail the products.</w:t>
      </w:r>
    </w:p>
    <w:p>
      <w:pPr>
        <w:numPr>
          <w:ilvl w:val="0"/>
          <w:numId w:val="3"/>
        </w:numPr>
        <w:rPr>
          <w:sz w:val="28"/>
          <w:szCs w:val="28"/>
        </w:rPr>
      </w:pPr>
      <w:r>
        <w:rPr>
          <w:sz w:val="28"/>
          <w:szCs w:val="28"/>
        </w:rPr>
        <w:t xml:space="preserve">Exposure: </w:t>
      </w:r>
    </w:p>
    <w:p>
      <w:pPr>
        <w:numPr>
          <w:ilvl w:val="0"/>
          <w:numId w:val="4"/>
        </w:numPr>
      </w:pPr>
      <w:r>
        <w:rPr>
          <w:sz w:val="28"/>
          <w:szCs w:val="28"/>
        </w:rPr>
        <w:t>Description: Displays the contact information of the website.</w:t>
      </w:r>
    </w:p>
    <w:p>
      <w:pPr>
        <w:numPr>
          <w:ilvl w:val="0"/>
          <w:numId w:val="4"/>
        </w:numPr>
      </w:pPr>
      <w:r>
        <w:rPr>
          <w:sz w:val="28"/>
          <w:szCs w:val="28"/>
        </w:rPr>
        <w:t>Input: Address, phone number, fax, email of the website.</w:t>
      </w:r>
    </w:p>
    <w:p>
      <w:pPr>
        <w:numPr>
          <w:ilvl w:val="0"/>
          <w:numId w:val="4"/>
        </w:numPr>
        <w:rPr>
          <w:sz w:val="28"/>
          <w:szCs w:val="28"/>
        </w:rPr>
      </w:pPr>
      <w:r>
        <w:rPr>
          <w:sz w:val="28"/>
          <w:szCs w:val="28"/>
        </w:rPr>
        <w:t>Output: Display contact information.</w:t>
      </w:r>
    </w:p>
    <w:p>
      <w:pPr>
        <w:numPr>
          <w:ilvl w:val="0"/>
          <w:numId w:val="3"/>
        </w:numPr>
        <w:rPr>
          <w:sz w:val="28"/>
          <w:szCs w:val="28"/>
        </w:rPr>
      </w:pPr>
      <w:r>
        <w:rPr>
          <w:sz w:val="28"/>
          <w:szCs w:val="28"/>
        </w:rPr>
        <w:t xml:space="preserve">About us: </w:t>
      </w:r>
    </w:p>
    <w:p>
      <w:pPr>
        <w:numPr>
          <w:ilvl w:val="0"/>
          <w:numId w:val="4"/>
        </w:numPr>
      </w:pPr>
      <w:r>
        <w:rPr>
          <w:sz w:val="28"/>
          <w:szCs w:val="28"/>
        </w:rPr>
        <w:t>Description: A display that provides information about the site.</w:t>
      </w:r>
    </w:p>
    <w:p>
      <w:pPr>
        <w:numPr>
          <w:ilvl w:val="0"/>
          <w:numId w:val="4"/>
        </w:numPr>
      </w:pPr>
      <w:r>
        <w:rPr>
          <w:sz w:val="28"/>
          <w:szCs w:val="28"/>
        </w:rPr>
        <w:t>Input: Information, core values and vision, images and videos about the website.</w:t>
      </w:r>
    </w:p>
    <w:p>
      <w:pPr>
        <w:numPr>
          <w:ilvl w:val="0"/>
          <w:numId w:val="4"/>
        </w:numPr>
        <w:rPr>
          <w:sz w:val="28"/>
          <w:szCs w:val="28"/>
        </w:rPr>
      </w:pPr>
      <w:r>
        <w:rPr>
          <w:sz w:val="28"/>
          <w:szCs w:val="28"/>
        </w:rPr>
        <w:t>Output: Shows an overview and completeness of the website.</w:t>
      </w:r>
    </w:p>
    <w:p>
      <w:pPr>
        <w:numPr>
          <w:ilvl w:val="0"/>
          <w:numId w:val="3"/>
        </w:numPr>
        <w:rPr>
          <w:sz w:val="28"/>
          <w:szCs w:val="28"/>
        </w:rPr>
      </w:pPr>
      <w:r>
        <w:rPr>
          <w:sz w:val="28"/>
          <w:szCs w:val="28"/>
        </w:rPr>
        <w:t xml:space="preserve">Product Category: </w:t>
      </w:r>
    </w:p>
    <w:p>
      <w:pPr>
        <w:numPr>
          <w:ilvl w:val="0"/>
          <w:numId w:val="4"/>
        </w:numPr>
      </w:pPr>
      <w:r>
        <w:rPr>
          <w:sz w:val="28"/>
          <w:szCs w:val="28"/>
        </w:rPr>
        <w:t>Description: Displays the categories of the product.</w:t>
      </w:r>
    </w:p>
    <w:p>
      <w:pPr>
        <w:numPr>
          <w:ilvl w:val="0"/>
          <w:numId w:val="4"/>
        </w:numPr>
      </w:pPr>
      <w:r>
        <w:rPr>
          <w:sz w:val="28"/>
          <w:szCs w:val="28"/>
        </w:rPr>
        <w:t>Input: Classification, path, link to desired product.</w:t>
      </w:r>
    </w:p>
    <w:p>
      <w:pPr>
        <w:numPr>
          <w:ilvl w:val="0"/>
          <w:numId w:val="4"/>
        </w:numPr>
        <w:rPr>
          <w:sz w:val="28"/>
          <w:szCs w:val="28"/>
        </w:rPr>
      </w:pPr>
      <w:r>
        <w:rPr>
          <w:sz w:val="28"/>
          <w:szCs w:val="28"/>
        </w:rPr>
        <w:t>Output: Display to the product you want to see, deliver the product.</w:t>
      </w:r>
    </w:p>
    <w:p>
      <w:pPr>
        <w:rPr>
          <w:b/>
          <w:sz w:val="28"/>
          <w:szCs w:val="28"/>
        </w:rPr>
      </w:pPr>
      <w:r>
        <w:rPr>
          <w:b/>
          <w:sz w:val="28"/>
          <w:szCs w:val="28"/>
        </w:rPr>
        <w:t>Estimated delivery date:</w:t>
      </w:r>
    </w:p>
    <w:p>
      <w:pPr>
        <w:ind w:firstLine="720"/>
        <w:rPr>
          <w:i/>
          <w:sz w:val="28"/>
          <w:szCs w:val="28"/>
        </w:rPr>
      </w:pPr>
      <w:r>
        <w:rPr>
          <w:sz w:val="28"/>
          <w:szCs w:val="28"/>
          <w:highlight w:val="white"/>
        </w:rPr>
        <w:t>January 15, 2024</w:t>
      </w:r>
    </w:p>
    <w:p>
      <w:pPr>
        <w:rPr>
          <w:b/>
          <w:sz w:val="28"/>
          <w:szCs w:val="28"/>
        </w:rPr>
      </w:pPr>
      <w:r>
        <w:rPr>
          <w:b/>
          <w:sz w:val="28"/>
          <w:szCs w:val="28"/>
        </w:rPr>
        <w:t>List of deliverable products:</w:t>
      </w:r>
    </w:p>
    <w:p>
      <w:pPr>
        <w:rPr>
          <w:sz w:val="28"/>
          <w:szCs w:val="28"/>
        </w:rPr>
      </w:pPr>
      <w:r>
        <w:rPr>
          <w:b/>
          <w:sz w:val="28"/>
          <w:szCs w:val="28"/>
        </w:rPr>
        <w:tab/>
      </w:r>
      <w:r>
        <w:rPr>
          <w:sz w:val="28"/>
          <w:szCs w:val="28"/>
        </w:rPr>
        <w:t>Document:</w:t>
      </w:r>
    </w:p>
    <w:p>
      <w:pPr>
        <w:ind w:firstLine="1400"/>
        <w:rPr>
          <w:sz w:val="28"/>
          <w:szCs w:val="28"/>
        </w:rPr>
      </w:pPr>
      <w:r>
        <w:rPr>
          <w:sz w:val="28"/>
          <w:szCs w:val="28"/>
        </w:rPr>
        <w:t>+ Problem definition</w:t>
      </w:r>
    </w:p>
    <w:p>
      <w:pPr>
        <w:jc w:val="both"/>
        <w:rPr>
          <w:sz w:val="28"/>
          <w:szCs w:val="28"/>
          <w:shd w:val="clear" w:color="auto" w:fill="F8F9FA"/>
        </w:rPr>
      </w:pPr>
      <w:r>
        <w:rPr>
          <w:sz w:val="28"/>
          <w:szCs w:val="28"/>
        </w:rPr>
        <w:tab/>
      </w:r>
      <w:r>
        <w:rPr>
          <w:sz w:val="28"/>
          <w:szCs w:val="28"/>
        </w:rPr>
        <w:tab/>
      </w:r>
      <w:r>
        <w:rPr>
          <w:sz w:val="28"/>
          <w:szCs w:val="28"/>
        </w:rPr>
        <w:t xml:space="preserve">+ </w:t>
      </w:r>
      <w:r>
        <w:rPr>
          <w:sz w:val="28"/>
          <w:szCs w:val="28"/>
          <w:shd w:val="clear" w:color="auto" w:fill="F8F9FA"/>
        </w:rPr>
        <w:t>Customer Requirements Specification (CRS)</w:t>
      </w:r>
    </w:p>
    <w:p>
      <w:pPr>
        <w:rPr>
          <w:sz w:val="28"/>
          <w:szCs w:val="28"/>
        </w:rPr>
      </w:pPr>
      <w:r>
        <w:rPr>
          <w:sz w:val="28"/>
          <w:szCs w:val="28"/>
        </w:rPr>
        <w:tab/>
      </w:r>
      <w:r>
        <w:rPr>
          <w:sz w:val="28"/>
          <w:szCs w:val="28"/>
        </w:rPr>
        <w:tab/>
      </w:r>
      <w:r>
        <w:rPr>
          <w:sz w:val="28"/>
          <w:szCs w:val="28"/>
        </w:rPr>
        <w:t>+ Architecture and design</w:t>
      </w:r>
    </w:p>
    <w:p>
      <w:pPr>
        <w:ind w:firstLine="1400"/>
        <w:rPr>
          <w:sz w:val="28"/>
          <w:szCs w:val="28"/>
        </w:rPr>
      </w:pPr>
      <w:r>
        <w:rPr>
          <w:sz w:val="28"/>
          <w:szCs w:val="28"/>
        </w:rPr>
        <w:t>+ Flowchart</w:t>
      </w:r>
    </w:p>
    <w:p>
      <w:pPr>
        <w:rPr>
          <w:sz w:val="28"/>
          <w:szCs w:val="28"/>
        </w:rPr>
      </w:pPr>
      <w:r>
        <w:rPr>
          <w:sz w:val="28"/>
          <w:szCs w:val="28"/>
        </w:rPr>
        <w:tab/>
      </w:r>
      <w:r>
        <w:rPr>
          <w:sz w:val="28"/>
          <w:szCs w:val="28"/>
        </w:rPr>
        <w:tab/>
      </w:r>
      <w:r>
        <w:rPr>
          <w:sz w:val="28"/>
          <w:szCs w:val="28"/>
        </w:rPr>
        <w:t>+ Data flow diagram</w:t>
      </w:r>
    </w:p>
    <w:p>
      <w:pPr>
        <w:rPr>
          <w:sz w:val="28"/>
          <w:szCs w:val="28"/>
        </w:rPr>
      </w:pPr>
      <w:r>
        <w:rPr>
          <w:sz w:val="28"/>
          <w:szCs w:val="28"/>
        </w:rPr>
        <w:tab/>
      </w:r>
      <w:r>
        <w:rPr>
          <w:sz w:val="28"/>
          <w:szCs w:val="28"/>
        </w:rPr>
        <w:tab/>
      </w:r>
      <w:r>
        <w:rPr>
          <w:sz w:val="28"/>
          <w:szCs w:val="28"/>
        </w:rPr>
        <w:t>+ Entity relationship diagram (ER)</w:t>
      </w:r>
    </w:p>
    <w:p>
      <w:pPr>
        <w:rPr>
          <w:sz w:val="28"/>
          <w:szCs w:val="28"/>
        </w:rPr>
      </w:pPr>
      <w:r>
        <w:rPr>
          <w:sz w:val="28"/>
          <w:szCs w:val="28"/>
        </w:rPr>
        <w:tab/>
      </w:r>
      <w:r>
        <w:rPr>
          <w:sz w:val="28"/>
          <w:szCs w:val="28"/>
        </w:rPr>
        <w:tab/>
      </w:r>
      <w:r>
        <w:rPr>
          <w:sz w:val="28"/>
          <w:szCs w:val="28"/>
        </w:rPr>
        <w:t>+ Database design/structure</w:t>
      </w:r>
    </w:p>
    <w:p>
      <w:pPr>
        <w:rPr>
          <w:sz w:val="28"/>
          <w:szCs w:val="28"/>
        </w:rPr>
      </w:pPr>
      <w:r>
        <w:rPr>
          <w:sz w:val="28"/>
          <w:szCs w:val="28"/>
        </w:rPr>
        <w:tab/>
      </w:r>
      <w:r>
        <w:rPr>
          <w:sz w:val="28"/>
          <w:szCs w:val="28"/>
        </w:rPr>
        <w:tab/>
      </w:r>
      <w:r>
        <w:rPr>
          <w:sz w:val="28"/>
          <w:szCs w:val="28"/>
        </w:rPr>
        <w:t>+ Task board</w:t>
      </w:r>
    </w:p>
    <w:p>
      <w:pPr>
        <w:rPr>
          <w:sz w:val="28"/>
          <w:szCs w:val="28"/>
        </w:rPr>
      </w:pPr>
      <w:r>
        <w:rPr>
          <w:sz w:val="28"/>
          <w:szCs w:val="28"/>
        </w:rPr>
        <w:tab/>
      </w:r>
      <w:r>
        <w:rPr>
          <w:sz w:val="28"/>
          <w:szCs w:val="28"/>
        </w:rPr>
        <w:tab/>
      </w:r>
      <w:r>
        <w:rPr>
          <w:sz w:val="28"/>
          <w:szCs w:val="28"/>
        </w:rPr>
        <w:t>+ Validation checklist</w:t>
      </w:r>
    </w:p>
    <w:p>
      <w:pPr>
        <w:ind w:left="720" w:firstLine="720"/>
        <w:rPr>
          <w:sz w:val="28"/>
          <w:szCs w:val="28"/>
        </w:rPr>
      </w:pPr>
      <w:r>
        <w:rPr>
          <w:sz w:val="28"/>
          <w:szCs w:val="28"/>
        </w:rPr>
        <w:t>+ Application checklist</w:t>
      </w:r>
    </w:p>
    <w:p>
      <w:pPr>
        <w:ind w:firstLine="700"/>
        <w:rPr>
          <w:sz w:val="28"/>
          <w:szCs w:val="28"/>
        </w:rPr>
      </w:pPr>
      <w:r>
        <w:rPr>
          <w:sz w:val="28"/>
          <w:szCs w:val="28"/>
        </w:rPr>
        <w:t>Database.</w:t>
      </w:r>
    </w:p>
    <w:p>
      <w:pPr>
        <w:rPr>
          <w:sz w:val="28"/>
          <w:szCs w:val="28"/>
        </w:rPr>
      </w:pPr>
      <w:r>
        <w:rPr>
          <w:sz w:val="28"/>
          <w:szCs w:val="28"/>
        </w:rPr>
        <w:tab/>
      </w:r>
      <w:r>
        <w:rPr>
          <w:sz w:val="28"/>
          <w:szCs w:val="28"/>
        </w:rPr>
        <w:t>The source code of the website.</w:t>
      </w:r>
    </w:p>
    <w:p>
      <w:pPr>
        <w:rPr>
          <w:sz w:val="28"/>
          <w:szCs w:val="28"/>
        </w:rPr>
      </w:pPr>
      <w:r>
        <w:rPr>
          <w:sz w:val="28"/>
          <w:szCs w:val="28"/>
        </w:rPr>
        <w:tab/>
      </w:r>
      <w:r>
        <w:rPr>
          <w:sz w:val="28"/>
          <w:szCs w:val="28"/>
        </w:rPr>
        <w:t>User manual installation</w:t>
      </w:r>
    </w:p>
    <w:p>
      <w:pPr>
        <w:rPr>
          <w:sz w:val="28"/>
          <w:szCs w:val="28"/>
        </w:rPr>
      </w:pPr>
    </w:p>
    <w:tbl>
      <w:tblPr>
        <w:tblStyle w:val="9"/>
        <w:tblpPr w:leftFromText="180" w:rightFromText="180" w:vertAnchor="text" w:tblpX="345" w:tblpY="894"/>
        <w:tblW w:w="1043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11"/>
        <w:gridCol w:w="3561"/>
        <w:gridCol w:w="35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10" w:hRule="atLeast"/>
        </w:trPr>
        <w:tc>
          <w:tcPr>
            <w:tcW w:w="33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p>
        </w:tc>
        <w:tc>
          <w:tcPr>
            <w:tcW w:w="35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b/>
                <w:sz w:val="28"/>
                <w:szCs w:val="28"/>
              </w:rPr>
            </w:pPr>
            <w:r>
              <w:rPr>
                <w:b/>
                <w:sz w:val="28"/>
                <w:szCs w:val="28"/>
              </w:rPr>
              <w:t>Customer</w:t>
            </w:r>
          </w:p>
        </w:tc>
        <w:tc>
          <w:tcPr>
            <w:tcW w:w="35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b/>
                <w:sz w:val="28"/>
                <w:szCs w:val="28"/>
              </w:rPr>
            </w:pPr>
            <w:r>
              <w:rPr>
                <w:b/>
                <w:sz w:val="28"/>
                <w:szCs w:val="28"/>
              </w:rPr>
              <w:t>Server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40" w:hRule="atLeast"/>
        </w:trPr>
        <w:tc>
          <w:tcPr>
            <w:tcW w:w="33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b/>
                <w:sz w:val="28"/>
                <w:szCs w:val="28"/>
              </w:rPr>
              <w:t>Hardware requirements</w:t>
            </w:r>
          </w:p>
        </w:tc>
        <w:tc>
          <w:tcPr>
            <w:tcW w:w="35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8GB</w:t>
            </w:r>
            <w:r>
              <w:rPr>
                <w:sz w:val="28"/>
                <w:szCs w:val="28"/>
                <w:lang w:val="vi-VN"/>
              </w:rPr>
              <w:t xml:space="preserve"> </w:t>
            </w:r>
            <w:r>
              <w:rPr>
                <w:sz w:val="28"/>
                <w:szCs w:val="28"/>
              </w:rPr>
              <w:t>of RAM or better</w:t>
            </w:r>
          </w:p>
        </w:tc>
        <w:tc>
          <w:tcPr>
            <w:tcW w:w="35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8GB</w:t>
            </w:r>
            <w:r>
              <w:rPr>
                <w:sz w:val="28"/>
                <w:szCs w:val="28"/>
                <w:lang w:val="vi-VN"/>
              </w:rPr>
              <w:t xml:space="preserve"> </w:t>
            </w:r>
            <w:r>
              <w:rPr>
                <w:sz w:val="28"/>
                <w:szCs w:val="28"/>
              </w:rPr>
              <w:t xml:space="preserve">of RAM or more, </w:t>
            </w:r>
            <w:r>
              <w:t>128GB storage,</w:t>
            </w:r>
            <w:r>
              <w:rPr>
                <w:sz w:val="28"/>
                <w:szCs w:val="28"/>
              </w:rPr>
              <w:t xml:space="preserve"> Pentium 166 or more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b/>
                <w:sz w:val="28"/>
                <w:szCs w:val="28"/>
              </w:rPr>
            </w:pPr>
            <w:r>
              <w:rPr>
                <w:b/>
                <w:sz w:val="28"/>
                <w:szCs w:val="28"/>
              </w:rPr>
              <w:t>Software requirements:</w:t>
            </w:r>
          </w:p>
          <w:p>
            <w:pPr>
              <w:rPr>
                <w:sz w:val="28"/>
                <w:szCs w:val="28"/>
              </w:rPr>
            </w:pPr>
          </w:p>
        </w:tc>
        <w:tc>
          <w:tcPr>
            <w:tcW w:w="35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Web browser</w:t>
            </w:r>
          </w:p>
        </w:tc>
        <w:tc>
          <w:tcPr>
            <w:tcW w:w="356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Microsoft SQL Server 18,</w:t>
            </w:r>
          </w:p>
          <w:p>
            <w:pPr>
              <w:rPr>
                <w:sz w:val="28"/>
                <w:szCs w:val="28"/>
              </w:rPr>
            </w:pPr>
            <w:r>
              <w:rPr>
                <w:sz w:val="28"/>
                <w:szCs w:val="28"/>
              </w:rPr>
              <w:t>.NET 4.8 and IIS Server</w:t>
            </w:r>
          </w:p>
        </w:tc>
      </w:tr>
    </w:tbl>
    <w:p>
      <w:pPr>
        <w:ind w:firstLine="720"/>
        <w:rPr>
          <w:sz w:val="28"/>
          <w:szCs w:val="28"/>
        </w:rPr>
        <w:sectPr>
          <w:headerReference r:id="rId8" w:type="first"/>
          <w:footerReference r:id="rId10" w:type="first"/>
          <w:headerReference r:id="rId7" w:type="default"/>
          <w:footerReference r:id="rId9" w:type="default"/>
          <w:pgSz w:w="11907" w:h="16840"/>
          <w:pgMar w:top="720" w:right="720" w:bottom="720" w:left="720" w:header="720" w:footer="720" w:gutter="0"/>
          <w:cols w:space="720" w:num="1"/>
          <w:titlePg/>
        </w:sectPr>
      </w:pPr>
      <w:r>
        <w:rPr>
          <w:sz w:val="28"/>
          <w:szCs w:val="28"/>
        </w:rPr>
        <w:t>Instructions for use</w:t>
      </w:r>
    </w:p>
    <w:p>
      <w:pPr>
        <w:rPr>
          <w:b/>
          <w:sz w:val="40"/>
          <w:szCs w:val="40"/>
        </w:rPr>
      </w:pPr>
      <w:r>
        <w:rPr>
          <w:b/>
          <w:sz w:val="40"/>
          <w:szCs w:val="40"/>
        </w:rPr>
        <w:t>Architecture and design of the project:</w:t>
      </w:r>
    </w:p>
    <w:p/>
    <w:p>
      <w:r>
        <w:drawing>
          <wp:anchor distT="0" distB="0" distL="114300" distR="114300" simplePos="0" relativeHeight="251659264" behindDoc="0" locked="0" layoutInCell="1" allowOverlap="1">
            <wp:simplePos x="0" y="0"/>
            <wp:positionH relativeFrom="column">
              <wp:posOffset>702310</wp:posOffset>
            </wp:positionH>
            <wp:positionV relativeFrom="paragraph">
              <wp:posOffset>137795</wp:posOffset>
            </wp:positionV>
            <wp:extent cx="5943600" cy="3632835"/>
            <wp:effectExtent l="0" t="0" r="0" b="0"/>
            <wp:wrapSquare wrapText="bothSides"/>
            <wp:docPr id="11" name="image2.png"/>
            <wp:cNvGraphicFramePr/>
            <a:graphic xmlns:a="http://schemas.openxmlformats.org/drawingml/2006/main">
              <a:graphicData uri="http://schemas.openxmlformats.org/drawingml/2006/picture">
                <pic:pic xmlns:pic="http://schemas.openxmlformats.org/drawingml/2006/picture">
                  <pic:nvPicPr>
                    <pic:cNvPr id="11" name="image2.png"/>
                    <pic:cNvPicPr preferRelativeResize="0"/>
                  </pic:nvPicPr>
                  <pic:blipFill>
                    <a:blip r:embed="rId27"/>
                    <a:srcRect/>
                    <a:stretch>
                      <a:fillRect/>
                    </a:stretch>
                  </pic:blipFill>
                  <pic:spPr>
                    <a:xfrm>
                      <a:off x="0" y="0"/>
                      <a:ext cx="5943600" cy="3632835"/>
                    </a:xfrm>
                    <a:prstGeom prst="rect">
                      <a:avLst/>
                    </a:prstGeom>
                  </pic:spPr>
                </pic:pic>
              </a:graphicData>
            </a:graphic>
          </wp:anchor>
        </w:drawing>
      </w:r>
    </w:p>
    <w:p/>
    <w:p/>
    <w:p/>
    <w:p/>
    <w:p/>
    <w:p/>
    <w:p/>
    <w:p/>
    <w:p/>
    <w:p/>
    <w:p/>
    <w:p/>
    <w:p/>
    <w:p/>
    <w:p/>
    <w:p/>
    <w:p/>
    <w:p/>
    <w:p/>
    <w:p/>
    <w:p/>
    <w:p/>
    <w:p/>
    <w:p/>
    <w:p>
      <w:pPr>
        <w:rPr>
          <w:b/>
          <w:color w:val="1F4E79"/>
          <w:sz w:val="40"/>
          <w:szCs w:val="40"/>
        </w:rPr>
      </w:pPr>
      <w:r>
        <w:rPr>
          <w:b/>
          <w:color w:val="1F4E79"/>
          <w:sz w:val="40"/>
          <w:szCs w:val="40"/>
        </w:rPr>
        <w:t>UML diagram:</w:t>
      </w:r>
    </w:p>
    <w:p>
      <w:pPr>
        <w:numPr>
          <w:ilvl w:val="0"/>
          <w:numId w:val="10"/>
        </w:numPr>
        <w:spacing w:after="0" w:line="240" w:lineRule="auto"/>
        <w:rPr>
          <w:b/>
          <w:sz w:val="32"/>
          <w:szCs w:val="32"/>
        </w:rPr>
      </w:pPr>
      <w:r>
        <w:rPr>
          <w:b/>
          <w:sz w:val="32"/>
          <w:szCs w:val="32"/>
        </w:rPr>
        <w:t>Use case diagram:</w:t>
      </w:r>
    </w:p>
    <w:p/>
    <w:p>
      <w:r>
        <w:drawing>
          <wp:inline distT="0" distB="0" distL="114300" distR="114300">
            <wp:extent cx="5724525" cy="6644640"/>
            <wp:effectExtent l="0" t="0" r="5715" b="0"/>
            <wp:docPr id="7" name="Picture 7" descr="Biểu đồ không có tiêu đ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iểu đồ không có tiêu đề (1)"/>
                    <pic:cNvPicPr>
                      <a:picLocks noChangeAspect="1"/>
                    </pic:cNvPicPr>
                  </pic:nvPicPr>
                  <pic:blipFill>
                    <a:blip r:embed="rId28"/>
                    <a:stretch>
                      <a:fillRect/>
                    </a:stretch>
                  </pic:blipFill>
                  <pic:spPr>
                    <a:xfrm>
                      <a:off x="0" y="0"/>
                      <a:ext cx="5724525" cy="6644640"/>
                    </a:xfrm>
                    <a:prstGeom prst="rect">
                      <a:avLst/>
                    </a:prstGeom>
                  </pic:spPr>
                </pic:pic>
              </a:graphicData>
            </a:graphic>
          </wp:inline>
        </w:drawing>
      </w:r>
    </w:p>
    <w:p/>
    <w:p>
      <w:pPr>
        <w:jc w:val="center"/>
        <w:rPr>
          <w:sz w:val="28"/>
          <w:szCs w:val="28"/>
        </w:rPr>
      </w:pPr>
      <w:r>
        <w:rPr>
          <w:sz w:val="28"/>
          <w:szCs w:val="28"/>
        </w:rPr>
        <w:t>Use Case Diagram Customer</w:t>
      </w:r>
    </w:p>
    <w:p/>
    <w:p>
      <w:r>
        <w:drawing>
          <wp:inline distT="0" distB="0" distL="114300" distR="114300">
            <wp:extent cx="5270500" cy="5744210"/>
            <wp:effectExtent l="0" t="0" r="0" b="0"/>
            <wp:docPr id="22" name="image6.jpg" descr="Untitled Chart-Page-2 (2)"/>
            <wp:cNvGraphicFramePr/>
            <a:graphic xmlns:a="http://schemas.openxmlformats.org/drawingml/2006/main">
              <a:graphicData uri="http://schemas.openxmlformats.org/drawingml/2006/picture">
                <pic:pic xmlns:pic="http://schemas.openxmlformats.org/drawingml/2006/picture">
                  <pic:nvPicPr>
                    <pic:cNvPr id="22" name="image6.jpg" descr="Untitled Chart-Page-2 (2)"/>
                    <pic:cNvPicPr preferRelativeResize="0"/>
                  </pic:nvPicPr>
                  <pic:blipFill>
                    <a:blip r:embed="rId29"/>
                    <a:srcRect/>
                    <a:stretch>
                      <a:fillRect/>
                    </a:stretch>
                  </pic:blipFill>
                  <pic:spPr>
                    <a:xfrm>
                      <a:off x="0" y="0"/>
                      <a:ext cx="5270500" cy="5744210"/>
                    </a:xfrm>
                    <a:prstGeom prst="rect">
                      <a:avLst/>
                    </a:prstGeom>
                  </pic:spPr>
                </pic:pic>
              </a:graphicData>
            </a:graphic>
          </wp:inline>
        </w:drawing>
      </w:r>
    </w:p>
    <w:p>
      <w:pPr>
        <w:jc w:val="center"/>
        <w:rPr>
          <w:sz w:val="28"/>
          <w:szCs w:val="28"/>
        </w:rPr>
      </w:pPr>
      <w:r>
        <w:rPr>
          <w:sz w:val="28"/>
          <w:szCs w:val="28"/>
        </w:rPr>
        <w:t>Use Case Diagram Admin</w:t>
      </w: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numPr>
          <w:ilvl w:val="0"/>
          <w:numId w:val="11"/>
        </w:numPr>
        <w:spacing w:after="0" w:line="240" w:lineRule="auto"/>
        <w:rPr>
          <w:sz w:val="28"/>
          <w:szCs w:val="28"/>
        </w:rPr>
      </w:pPr>
      <w:r>
        <w:rPr>
          <w:b/>
          <w:sz w:val="32"/>
          <w:szCs w:val="32"/>
        </w:rPr>
        <w:t>Use case specification:</w:t>
      </w:r>
    </w:p>
    <w:p>
      <w:pPr>
        <w:spacing w:after="0" w:line="240" w:lineRule="auto"/>
        <w:ind w:left="420"/>
        <w:rPr>
          <w:sz w:val="28"/>
          <w:szCs w:val="28"/>
        </w:rPr>
      </w:pPr>
    </w:p>
    <w:tbl>
      <w:tblPr>
        <w:tblStyle w:val="9"/>
        <w:tblpPr w:leftFromText="180" w:rightFromText="180" w:vertAnchor="text" w:tblpX="195"/>
        <w:tblW w:w="104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00"/>
        <w:gridCol w:w="1433"/>
        <w:gridCol w:w="1847"/>
        <w:gridCol w:w="3390"/>
        <w:gridCol w:w="19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19" w:hRule="atLeast"/>
        </w:trPr>
        <w:tc>
          <w:tcPr>
            <w:tcW w:w="1800" w:type="dxa"/>
            <w:tcBorders>
              <w:top w:val="single" w:color="000000" w:sz="4" w:space="0"/>
              <w:left w:val="single" w:color="000000" w:sz="4" w:space="0"/>
              <w:bottom w:val="single" w:color="000000" w:sz="4" w:space="0"/>
              <w:right w:val="single" w:color="000000" w:sz="4" w:space="0"/>
            </w:tcBorders>
            <w:shd w:val="clear" w:color="auto" w:fill="B4C6E7"/>
            <w:tcMar>
              <w:top w:w="0" w:type="dxa"/>
              <w:left w:w="108" w:type="dxa"/>
              <w:bottom w:w="0" w:type="dxa"/>
              <w:right w:w="108" w:type="dxa"/>
            </w:tcMar>
          </w:tcPr>
          <w:p>
            <w:pPr>
              <w:jc w:val="center"/>
              <w:rPr>
                <w:b/>
                <w:sz w:val="32"/>
                <w:szCs w:val="32"/>
              </w:rPr>
            </w:pPr>
            <w:r>
              <w:rPr>
                <w:b/>
                <w:sz w:val="32"/>
                <w:szCs w:val="32"/>
              </w:rPr>
              <w:t>Use case name</w:t>
            </w:r>
          </w:p>
        </w:tc>
        <w:tc>
          <w:tcPr>
            <w:tcW w:w="1433" w:type="dxa"/>
            <w:tcBorders>
              <w:top w:val="single" w:color="000000" w:sz="4" w:space="0"/>
              <w:left w:val="single" w:color="000000" w:sz="4" w:space="0"/>
              <w:bottom w:val="single" w:color="000000" w:sz="4" w:space="0"/>
              <w:right w:val="single" w:color="000000" w:sz="4" w:space="0"/>
            </w:tcBorders>
            <w:shd w:val="clear" w:color="auto" w:fill="B4C6E7"/>
            <w:tcMar>
              <w:top w:w="0" w:type="dxa"/>
              <w:left w:w="108" w:type="dxa"/>
              <w:bottom w:w="0" w:type="dxa"/>
              <w:right w:w="108" w:type="dxa"/>
            </w:tcMar>
          </w:tcPr>
          <w:p>
            <w:pPr>
              <w:jc w:val="center"/>
              <w:rPr>
                <w:b/>
                <w:sz w:val="32"/>
                <w:szCs w:val="32"/>
              </w:rPr>
            </w:pPr>
            <w:r>
              <w:rPr>
                <w:b/>
                <w:sz w:val="32"/>
                <w:szCs w:val="32"/>
              </w:rPr>
              <w:t>User Audience (Actors)</w:t>
            </w:r>
          </w:p>
        </w:tc>
        <w:tc>
          <w:tcPr>
            <w:tcW w:w="1847" w:type="dxa"/>
            <w:tcBorders>
              <w:top w:val="single" w:color="000000" w:sz="4" w:space="0"/>
              <w:left w:val="single" w:color="000000" w:sz="4" w:space="0"/>
              <w:bottom w:val="single" w:color="000000" w:sz="4" w:space="0"/>
              <w:right w:val="single" w:color="000000" w:sz="4" w:space="0"/>
            </w:tcBorders>
            <w:shd w:val="clear" w:color="auto" w:fill="B4C6E7"/>
            <w:tcMar>
              <w:top w:w="0" w:type="dxa"/>
              <w:left w:w="108" w:type="dxa"/>
              <w:bottom w:w="0" w:type="dxa"/>
              <w:right w:w="108" w:type="dxa"/>
            </w:tcMar>
          </w:tcPr>
          <w:p>
            <w:pPr>
              <w:jc w:val="center"/>
              <w:rPr>
                <w:b/>
                <w:sz w:val="32"/>
                <w:szCs w:val="32"/>
              </w:rPr>
            </w:pPr>
            <w:r>
              <w:rPr>
                <w:b/>
                <w:sz w:val="32"/>
                <w:szCs w:val="32"/>
              </w:rPr>
              <w:t>Description</w:t>
            </w:r>
          </w:p>
        </w:tc>
        <w:tc>
          <w:tcPr>
            <w:tcW w:w="3390" w:type="dxa"/>
            <w:tcBorders>
              <w:top w:val="single" w:color="000000" w:sz="4" w:space="0"/>
              <w:left w:val="single" w:color="000000" w:sz="4" w:space="0"/>
              <w:bottom w:val="single" w:color="000000" w:sz="4" w:space="0"/>
              <w:right w:val="single" w:color="000000" w:sz="4" w:space="0"/>
            </w:tcBorders>
            <w:shd w:val="clear" w:color="auto" w:fill="B4C6E7"/>
            <w:tcMar>
              <w:top w:w="0" w:type="dxa"/>
              <w:left w:w="108" w:type="dxa"/>
              <w:bottom w:w="0" w:type="dxa"/>
              <w:right w:w="108" w:type="dxa"/>
            </w:tcMar>
          </w:tcPr>
          <w:p>
            <w:pPr>
              <w:jc w:val="center"/>
              <w:rPr>
                <w:b/>
                <w:sz w:val="32"/>
                <w:szCs w:val="32"/>
              </w:rPr>
            </w:pPr>
            <w:r>
              <w:rPr>
                <w:b/>
                <w:sz w:val="32"/>
                <w:szCs w:val="32"/>
              </w:rPr>
              <w:t>Steps to follow</w:t>
            </w:r>
          </w:p>
          <w:p>
            <w:pPr>
              <w:jc w:val="center"/>
              <w:rPr>
                <w:b/>
                <w:sz w:val="32"/>
                <w:szCs w:val="32"/>
              </w:rPr>
            </w:pPr>
          </w:p>
        </w:tc>
        <w:tc>
          <w:tcPr>
            <w:tcW w:w="1970" w:type="dxa"/>
            <w:tcBorders>
              <w:top w:val="single" w:color="000000" w:sz="4" w:space="0"/>
              <w:left w:val="single" w:color="000000" w:sz="4" w:space="0"/>
              <w:bottom w:val="single" w:color="000000" w:sz="4" w:space="0"/>
              <w:right w:val="single" w:color="000000" w:sz="4" w:space="0"/>
            </w:tcBorders>
            <w:shd w:val="clear" w:color="auto" w:fill="B4C6E7"/>
            <w:tcMar>
              <w:top w:w="0" w:type="dxa"/>
              <w:left w:w="108" w:type="dxa"/>
              <w:bottom w:w="0" w:type="dxa"/>
              <w:right w:w="108" w:type="dxa"/>
            </w:tcMar>
          </w:tcPr>
          <w:p>
            <w:pPr>
              <w:jc w:val="center"/>
              <w:rPr>
                <w:b/>
                <w:sz w:val="32"/>
                <w:szCs w:val="32"/>
              </w:rPr>
            </w:pPr>
            <w:r>
              <w:rPr>
                <w:b/>
                <w:sz w:val="32"/>
                <w:szCs w:val="32"/>
              </w:rPr>
              <w:t>Prerequisites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Products management use case</w:t>
            </w:r>
          </w:p>
        </w:tc>
        <w:tc>
          <w:tcPr>
            <w:tcW w:w="143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Admin (manager)</w:t>
            </w:r>
          </w:p>
        </w:tc>
        <w:tc>
          <w:tcPr>
            <w:tcW w:w="18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This use case is used to manage products to Shradha Book Store.</w:t>
            </w:r>
          </w:p>
          <w:p>
            <w:pPr>
              <w:rPr>
                <w:sz w:val="28"/>
                <w:szCs w:val="28"/>
              </w:rPr>
            </w:pPr>
          </w:p>
          <w:p>
            <w:pPr>
              <w:spacing w:before="240" w:after="240"/>
              <w:jc w:val="both"/>
              <w:rPr>
                <w:sz w:val="28"/>
                <w:szCs w:val="28"/>
              </w:rPr>
            </w:pPr>
          </w:p>
        </w:tc>
        <w:tc>
          <w:tcPr>
            <w:tcW w:w="33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bookmarkStart w:id="2" w:name="bookmark=kix.jhsuxxco8495" w:colFirst="0" w:colLast="0"/>
            <w:bookmarkEnd w:id="2"/>
            <w:bookmarkStart w:id="3" w:name="bookmark=kix.yobeivh88oc4" w:colFirst="0" w:colLast="0"/>
            <w:bookmarkEnd w:id="3"/>
            <w:r>
              <w:rPr>
                <w:sz w:val="28"/>
                <w:szCs w:val="28"/>
              </w:rPr>
              <w:t>+ Administrators click on "Products" to see the products list.</w:t>
            </w:r>
          </w:p>
          <w:p>
            <w:pPr>
              <w:rPr>
                <w:sz w:val="28"/>
                <w:szCs w:val="28"/>
              </w:rPr>
            </w:pPr>
          </w:p>
          <w:p>
            <w:pPr>
              <w:rPr>
                <w:sz w:val="28"/>
                <w:szCs w:val="28"/>
              </w:rPr>
            </w:pPr>
            <w:r>
              <w:rPr>
                <w:sz w:val="28"/>
                <w:szCs w:val="28"/>
              </w:rPr>
              <w:t>+ The admin click "search" and enter information such as product name, price,... to quickly find the product you are looking for.</w:t>
            </w:r>
            <w:bookmarkStart w:id="4" w:name="bookmark=kix.snx3saww0r82" w:colFirst="0" w:colLast="0"/>
            <w:bookmarkEnd w:id="4"/>
          </w:p>
          <w:p>
            <w:pPr>
              <w:rPr>
                <w:sz w:val="28"/>
                <w:szCs w:val="28"/>
              </w:rPr>
            </w:pPr>
            <w:r>
              <w:rPr>
                <w:sz w:val="28"/>
                <w:szCs w:val="28"/>
              </w:rPr>
              <w:t>+ Admin click "Add new product" and fill in the necessary information such as productID, productName,... to be able to create a new product. Add new successfully, the system will send the message "Add successful" and will add new product to the data.</w:t>
            </w:r>
          </w:p>
          <w:p>
            <w:pPr>
              <w:rPr>
                <w:sz w:val="28"/>
                <w:szCs w:val="28"/>
              </w:rPr>
            </w:pPr>
            <w:r>
              <w:rPr>
                <w:sz w:val="28"/>
                <w:szCs w:val="28"/>
              </w:rPr>
              <w:t>+ Or admin can click "Edit" to be able to edit the product information you want to edit, then click "Update" for the system to update data.</w:t>
            </w:r>
          </w:p>
          <w:p>
            <w:pPr>
              <w:rPr>
                <w:sz w:val="28"/>
                <w:szCs w:val="28"/>
              </w:rPr>
            </w:pPr>
            <w:r>
              <w:rPr>
                <w:sz w:val="28"/>
                <w:szCs w:val="28"/>
              </w:rPr>
              <w:t>+ Click "Remove" if you want to delete product information. The system will send a message asking for confirmation when deleting. To delete, press "OK", cancel the operation, press "Cancel".</w:t>
            </w:r>
          </w:p>
          <w:p>
            <w:pPr>
              <w:rPr>
                <w:sz w:val="28"/>
                <w:szCs w:val="28"/>
              </w:rPr>
            </w:pPr>
            <w:r>
              <w:rPr>
                <w:sz w:val="28"/>
                <w:szCs w:val="28"/>
              </w:rPr>
              <w:t>+ The above operations will be updated by the system and save data if there are new changes.</w:t>
            </w:r>
          </w:p>
        </w:tc>
        <w:tc>
          <w:tcPr>
            <w:tcW w:w="197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The management account must be an Admin.</w:t>
            </w:r>
          </w:p>
          <w:p>
            <w:pPr>
              <w:rPr>
                <w:sz w:val="28"/>
                <w:szCs w:val="28"/>
              </w:rPr>
            </w:pPr>
            <w:r>
              <w:rPr>
                <w:sz w:val="28"/>
                <w:szCs w:val="28"/>
              </w:rPr>
              <w:t>Admin must have an internet connection when logging 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Orders management use case</w:t>
            </w:r>
          </w:p>
        </w:tc>
        <w:tc>
          <w:tcPr>
            <w:tcW w:w="143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Admin (manager)</w:t>
            </w:r>
          </w:p>
        </w:tc>
        <w:tc>
          <w:tcPr>
            <w:tcW w:w="18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This use case is used to manage customer orders</w:t>
            </w:r>
          </w:p>
        </w:tc>
        <w:tc>
          <w:tcPr>
            <w:tcW w:w="33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 Admin click "Order management" to see the list of orders.</w:t>
            </w:r>
          </w:p>
          <w:p>
            <w:pPr>
              <w:rPr>
                <w:sz w:val="28"/>
                <w:szCs w:val="28"/>
              </w:rPr>
            </w:pPr>
            <w:r>
              <w:rPr>
                <w:sz w:val="28"/>
                <w:szCs w:val="28"/>
              </w:rPr>
              <w:t>+ Admin can click "Add New Order" to create a new order when the customer requests. When entering all the necessary information, the actor clicks the "update" button so that the system updates the new data.</w:t>
            </w:r>
          </w:p>
          <w:p>
            <w:pPr>
              <w:rPr>
                <w:sz w:val="28"/>
                <w:szCs w:val="28"/>
              </w:rPr>
            </w:pPr>
            <w:r>
              <w:rPr>
                <w:sz w:val="28"/>
                <w:szCs w:val="28"/>
              </w:rPr>
              <w:t>+Admin can click "Edit" and enter the information to be edited. After editing, click "update" to update the data.</w:t>
            </w:r>
          </w:p>
          <w:p>
            <w:pPr>
              <w:rPr>
                <w:sz w:val="28"/>
                <w:szCs w:val="28"/>
              </w:rPr>
            </w:pPr>
            <w:bookmarkStart w:id="5" w:name="bookmark=kix.2j4gnsls6he8" w:colFirst="0" w:colLast="0"/>
            <w:bookmarkEnd w:id="5"/>
            <w:r>
              <w:rPr>
                <w:sz w:val="28"/>
                <w:szCs w:val="28"/>
              </w:rPr>
              <w:t>+ Admin can press "Delete" to delete the order. The system will send a message asking for system confirmation when deleting. To delete, click "OK", to cancel the operation, click "Cancel".</w:t>
            </w:r>
          </w:p>
          <w:p>
            <w:pPr>
              <w:rPr>
                <w:sz w:val="28"/>
                <w:szCs w:val="28"/>
              </w:rPr>
            </w:pPr>
            <w:r>
              <w:rPr>
                <w:sz w:val="28"/>
                <w:szCs w:val="28"/>
              </w:rPr>
              <w:t>+ The system will check each information and send notifications to each function when admin perform a certain function.</w:t>
            </w:r>
          </w:p>
        </w:tc>
        <w:tc>
          <w:tcPr>
            <w:tcW w:w="197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The management account must be an Admin.</w:t>
            </w:r>
          </w:p>
          <w:p>
            <w:pPr>
              <w:rPr>
                <w:sz w:val="28"/>
                <w:szCs w:val="28"/>
              </w:rPr>
            </w:pPr>
            <w:r>
              <w:rPr>
                <w:sz w:val="28"/>
                <w:szCs w:val="28"/>
              </w:rPr>
              <w:t>The admin device was connected to the internet when using the function.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Use case feedbacks</w:t>
            </w:r>
          </w:p>
          <w:p>
            <w:pPr>
              <w:rPr>
                <w:sz w:val="28"/>
                <w:szCs w:val="28"/>
              </w:rPr>
            </w:pPr>
          </w:p>
        </w:tc>
        <w:tc>
          <w:tcPr>
            <w:tcW w:w="143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Customers who purchased products of Shradha Book Store</w:t>
            </w:r>
          </w:p>
        </w:tc>
        <w:tc>
          <w:tcPr>
            <w:tcW w:w="18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This use case allows for Shradha Book Store product quality feedback</w:t>
            </w:r>
          </w:p>
        </w:tc>
        <w:tc>
          <w:tcPr>
            <w:tcW w:w="33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 Customers need to log in to their account and buy products of Shradha Book Store.</w:t>
            </w:r>
          </w:p>
          <w:p>
            <w:pPr>
              <w:rPr>
                <w:sz w:val="28"/>
                <w:szCs w:val="28"/>
              </w:rPr>
            </w:pPr>
            <w:r>
              <w:rPr>
                <w:sz w:val="28"/>
                <w:szCs w:val="28"/>
              </w:rPr>
              <w:t>+ After purchasing the product, the customer click "track order", click "feedback" to respond to the product.</w:t>
            </w:r>
          </w:p>
          <w:p>
            <w:pPr>
              <w:rPr>
                <w:sz w:val="28"/>
                <w:szCs w:val="28"/>
              </w:rPr>
            </w:pPr>
            <w:r>
              <w:rPr>
                <w:sz w:val="28"/>
                <w:szCs w:val="28"/>
              </w:rPr>
              <w:t>+ To send feedback, customers need to fill in the form and fill in the content they want to respond to in the feedback form of the system and select "Submit" to submit.</w:t>
            </w:r>
          </w:p>
        </w:tc>
        <w:tc>
          <w:tcPr>
            <w:tcW w:w="197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bookmarkStart w:id="6" w:name="bookmark=kix.6mn07dr09me6" w:colFirst="0" w:colLast="0"/>
            <w:bookmarkEnd w:id="6"/>
            <w:r>
              <w:rPr>
                <w:sz w:val="28"/>
                <w:szCs w:val="28"/>
              </w:rPr>
              <w:t>Customers must log in to their account and purchase products.</w:t>
            </w:r>
          </w:p>
          <w:p>
            <w:pPr>
              <w:rPr>
                <w:sz w:val="28"/>
                <w:szCs w:val="28"/>
              </w:rPr>
            </w:pPr>
          </w:p>
          <w:p>
            <w:pPr>
              <w:rPr>
                <w:sz w:val="28"/>
                <w:szCs w:val="28"/>
              </w:rPr>
            </w:pPr>
            <w:r>
              <w:rPr>
                <w:sz w:val="28"/>
                <w:szCs w:val="28"/>
              </w:rPr>
              <w:t>The customer device must be connected to the internet when using this function.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Payments Management use case</w:t>
            </w:r>
          </w:p>
        </w:tc>
        <w:tc>
          <w:tcPr>
            <w:tcW w:w="143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Admin (manager)</w:t>
            </w:r>
          </w:p>
        </w:tc>
        <w:tc>
          <w:tcPr>
            <w:tcW w:w="18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This use case allows the actor to manage the payment of the Shradha Book Store.</w:t>
            </w:r>
          </w:p>
        </w:tc>
        <w:tc>
          <w:tcPr>
            <w:tcW w:w="33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 When the admin click "Payments management" the payments list will be displayed, along with the functions of adding a new payment plan, search, details.</w:t>
            </w:r>
          </w:p>
          <w:p>
            <w:pPr>
              <w:rPr>
                <w:sz w:val="28"/>
                <w:szCs w:val="28"/>
              </w:rPr>
            </w:pPr>
            <w:r>
              <w:rPr>
                <w:sz w:val="28"/>
                <w:szCs w:val="28"/>
              </w:rPr>
              <w:t>+ When the admin presses "Add new payment" and fully enter the new payment information, the system will store the information and update the new data.</w:t>
            </w:r>
          </w:p>
          <w:p>
            <w:pPr>
              <w:rPr>
                <w:sz w:val="28"/>
                <w:szCs w:val="28"/>
              </w:rPr>
            </w:pPr>
            <w:r>
              <w:rPr>
                <w:sz w:val="28"/>
                <w:szCs w:val="28"/>
              </w:rPr>
              <w:t>+ When the admin need to edit  payment information, admin click "edit" to edit, then tap "Update" to update.</w:t>
            </w:r>
          </w:p>
          <w:p>
            <w:pPr>
              <w:rPr>
                <w:sz w:val="28"/>
                <w:szCs w:val="28"/>
              </w:rPr>
            </w:pPr>
            <w:r>
              <w:rPr>
                <w:sz w:val="28"/>
                <w:szCs w:val="28"/>
              </w:rPr>
              <w:t>+ Admin can press "Delete" to delete the payment. The system will send a message asking for system confirmation when deleting. To delete, click "OK", to cancel the operation, click "Cancel".</w:t>
            </w:r>
          </w:p>
          <w:p>
            <w:pPr>
              <w:rPr>
                <w:sz w:val="28"/>
                <w:szCs w:val="28"/>
              </w:rPr>
            </w:pPr>
          </w:p>
        </w:tc>
        <w:tc>
          <w:tcPr>
            <w:tcW w:w="197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bookmarkStart w:id="7" w:name="bookmark=kix.jlha15tsip4" w:colFirst="0" w:colLast="0"/>
            <w:bookmarkEnd w:id="7"/>
            <w:r>
              <w:rPr>
                <w:sz w:val="28"/>
                <w:szCs w:val="28"/>
              </w:rPr>
              <w:t>The management account must be an Admin.</w:t>
            </w:r>
          </w:p>
          <w:p>
            <w:pPr>
              <w:rPr>
                <w:sz w:val="28"/>
                <w:szCs w:val="28"/>
              </w:rPr>
            </w:pPr>
            <w:r>
              <w:rPr>
                <w:sz w:val="28"/>
                <w:szCs w:val="28"/>
              </w:rPr>
              <w:t>The admin device must be connected to the internet when using this function.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bookmarkStart w:id="8" w:name="bookmark=kix.90ph28u0slf6" w:colFirst="0" w:colLast="0"/>
            <w:bookmarkEnd w:id="8"/>
            <w:r>
              <w:rPr>
                <w:sz w:val="28"/>
                <w:szCs w:val="28"/>
              </w:rPr>
              <w:t>Customers ManagementUse case</w:t>
            </w:r>
          </w:p>
        </w:tc>
        <w:tc>
          <w:tcPr>
            <w:tcW w:w="143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bookmarkStart w:id="9" w:name="bookmark=kix.v16zhrokcd3w" w:colFirst="0" w:colLast="0"/>
            <w:bookmarkEnd w:id="9"/>
            <w:r>
              <w:rPr>
                <w:sz w:val="28"/>
                <w:szCs w:val="28"/>
              </w:rPr>
              <w:t>Admin</w:t>
            </w:r>
          </w:p>
          <w:p>
            <w:pPr>
              <w:rPr>
                <w:sz w:val="28"/>
                <w:szCs w:val="28"/>
              </w:rPr>
            </w:pPr>
            <w:r>
              <w:rPr>
                <w:sz w:val="28"/>
                <w:szCs w:val="28"/>
              </w:rPr>
              <w:t>(Manager)</w:t>
            </w:r>
          </w:p>
        </w:tc>
        <w:tc>
          <w:tcPr>
            <w:tcW w:w="18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This use case allows the Admin to update customers, which may or may not be connected</w:t>
            </w:r>
          </w:p>
        </w:tc>
        <w:tc>
          <w:tcPr>
            <w:tcW w:w="33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bookmarkStart w:id="10" w:name="bookmark=kix.clc28tyvbpd" w:colFirst="0" w:colLast="0"/>
            <w:bookmarkEnd w:id="10"/>
            <w:r>
              <w:rPr>
                <w:sz w:val="28"/>
                <w:szCs w:val="28"/>
              </w:rPr>
              <w:t>+ Admin click on "Customers management" to see the customers list.</w:t>
            </w:r>
          </w:p>
          <w:p>
            <w:pPr>
              <w:rPr>
                <w:sz w:val="28"/>
                <w:szCs w:val="28"/>
              </w:rPr>
            </w:pPr>
            <w:r>
              <w:rPr>
                <w:sz w:val="28"/>
                <w:szCs w:val="28"/>
              </w:rPr>
              <w:t>+ The admin click "search" and enter information such as customer name, information,... To quickly find the customer you need to find.</w:t>
            </w:r>
          </w:p>
          <w:p>
            <w:pPr>
              <w:rPr>
                <w:sz w:val="28"/>
                <w:szCs w:val="28"/>
              </w:rPr>
            </w:pPr>
            <w:r>
              <w:rPr>
                <w:sz w:val="28"/>
                <w:szCs w:val="28"/>
              </w:rPr>
              <w:t>+ Or admin can click "Edit" to be able to edit the customer information you want to edit, then click "Update" for the system to update data.</w:t>
            </w:r>
          </w:p>
          <w:p>
            <w:pPr>
              <w:rPr>
                <w:sz w:val="28"/>
                <w:szCs w:val="28"/>
              </w:rPr>
            </w:pPr>
            <w:r>
              <w:rPr>
                <w:sz w:val="28"/>
                <w:szCs w:val="28"/>
              </w:rPr>
              <w:t>+ Click "Delete" if you want to delete customer information. The system will send a message asking for confirmation when deleting. To delete, press "OK", cancel the operation, press "Cancel".</w:t>
            </w:r>
          </w:p>
          <w:p>
            <w:pPr>
              <w:rPr>
                <w:sz w:val="28"/>
                <w:szCs w:val="28"/>
              </w:rPr>
            </w:pPr>
            <w:r>
              <w:rPr>
                <w:sz w:val="28"/>
                <w:szCs w:val="28"/>
              </w:rPr>
              <w:t>+ The above operations will be updated by the system and save data if there are new changes.</w:t>
            </w:r>
          </w:p>
        </w:tc>
        <w:tc>
          <w:tcPr>
            <w:tcW w:w="197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The management account must be an Admin.</w:t>
            </w:r>
          </w:p>
          <w:p>
            <w:pPr>
              <w:rPr>
                <w:sz w:val="28"/>
                <w:szCs w:val="28"/>
              </w:rPr>
            </w:pPr>
            <w:r>
              <w:rPr>
                <w:sz w:val="28"/>
                <w:szCs w:val="28"/>
              </w:rPr>
              <w:t xml:space="preserve"> </w:t>
            </w:r>
          </w:p>
          <w:p>
            <w:pPr>
              <w:rPr>
                <w:sz w:val="28"/>
                <w:szCs w:val="28"/>
              </w:rPr>
            </w:pPr>
            <w:r>
              <w:rPr>
                <w:sz w:val="28"/>
                <w:szCs w:val="28"/>
              </w:rPr>
              <w:t>The actor's device must be connected to the internet when using this function.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bookmarkStart w:id="11" w:name="bookmark=kix.zrxv6javo88" w:colFirst="0" w:colLast="0"/>
            <w:bookmarkEnd w:id="11"/>
            <w:r>
              <w:rPr>
                <w:sz w:val="28"/>
                <w:szCs w:val="28"/>
              </w:rPr>
              <w:t>Categories ManagementUse case</w:t>
            </w:r>
          </w:p>
        </w:tc>
        <w:tc>
          <w:tcPr>
            <w:tcW w:w="143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bookmarkStart w:id="12" w:name="bookmark=kix.9j02oxt96035" w:colFirst="0" w:colLast="0"/>
            <w:bookmarkEnd w:id="12"/>
            <w:r>
              <w:rPr>
                <w:sz w:val="28"/>
                <w:szCs w:val="28"/>
              </w:rPr>
              <w:t>Admin</w:t>
            </w:r>
          </w:p>
          <w:p>
            <w:pPr>
              <w:rPr>
                <w:sz w:val="28"/>
                <w:szCs w:val="28"/>
              </w:rPr>
            </w:pPr>
            <w:r>
              <w:rPr>
                <w:sz w:val="28"/>
                <w:szCs w:val="28"/>
              </w:rPr>
              <w:t>(Manager)</w:t>
            </w:r>
          </w:p>
        </w:tc>
        <w:tc>
          <w:tcPr>
            <w:tcW w:w="18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bookmarkStart w:id="13" w:name="bookmark=kix.yl4b2eiuiog2" w:colFirst="0" w:colLast="0"/>
            <w:bookmarkEnd w:id="13"/>
            <w:r>
              <w:rPr>
                <w:sz w:val="28"/>
                <w:szCs w:val="28"/>
              </w:rPr>
              <w:t>This use case is used to manage categories  for Shradha Book Store.</w:t>
            </w:r>
          </w:p>
        </w:tc>
        <w:tc>
          <w:tcPr>
            <w:tcW w:w="33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 Admin click on "Categories Management" to see the list of categories.</w:t>
            </w:r>
          </w:p>
          <w:p>
            <w:pPr>
              <w:rPr>
                <w:sz w:val="28"/>
                <w:szCs w:val="28"/>
              </w:rPr>
            </w:pPr>
            <w:r>
              <w:rPr>
                <w:sz w:val="28"/>
                <w:szCs w:val="28"/>
              </w:rPr>
              <w:t>+ Admin press "search" and enter information such as categoryID, category, Name,... to quickly find the categories you're looking for.</w:t>
            </w:r>
          </w:p>
          <w:p>
            <w:pPr>
              <w:rPr>
                <w:sz w:val="28"/>
                <w:szCs w:val="28"/>
              </w:rPr>
            </w:pPr>
            <w:r>
              <w:rPr>
                <w:sz w:val="28"/>
                <w:szCs w:val="28"/>
              </w:rPr>
              <w:t>+ Admin click "Add new category" and fill in the necessary information such as categoriesID, categoriesName,... to be able to create a new category. Add new successfully, the system will send a "Add successful" message and will add new categories to the data.</w:t>
            </w:r>
            <w:bookmarkStart w:id="14" w:name="bookmark=kix.y38maqr4eijh" w:colFirst="0" w:colLast="0"/>
            <w:bookmarkEnd w:id="14"/>
          </w:p>
          <w:p>
            <w:pPr>
              <w:rPr>
                <w:sz w:val="28"/>
                <w:szCs w:val="28"/>
              </w:rPr>
            </w:pPr>
            <w:r>
              <w:rPr>
                <w:sz w:val="28"/>
                <w:szCs w:val="28"/>
              </w:rPr>
              <w:t>+ Or admin can click "Edit" to be able to edit the category information you want to edit, then click "Update" for the system to update data.</w:t>
            </w:r>
          </w:p>
          <w:p>
            <w:pPr>
              <w:rPr>
                <w:sz w:val="28"/>
                <w:szCs w:val="28"/>
              </w:rPr>
            </w:pPr>
            <w:r>
              <w:rPr>
                <w:sz w:val="28"/>
                <w:szCs w:val="28"/>
              </w:rPr>
              <w:t>+ Click "Delete" if you want to remove category information. The system will send a message asking for confirmation when deleting. To delete, press "OK", cancel the operation, press "Cancel".</w:t>
            </w:r>
          </w:p>
          <w:p>
            <w:pPr>
              <w:rPr>
                <w:sz w:val="28"/>
                <w:szCs w:val="28"/>
              </w:rPr>
            </w:pPr>
            <w:r>
              <w:rPr>
                <w:sz w:val="28"/>
                <w:szCs w:val="28"/>
              </w:rPr>
              <w:t>+ The above operations will be updated by the system and save data if there are new changes.</w:t>
            </w:r>
          </w:p>
        </w:tc>
        <w:tc>
          <w:tcPr>
            <w:tcW w:w="197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bookmarkStart w:id="15" w:name="bookmark=kix.xxj3qj57f5ds" w:colFirst="0" w:colLast="0"/>
            <w:bookmarkEnd w:id="15"/>
            <w:r>
              <w:rPr>
                <w:sz w:val="28"/>
                <w:szCs w:val="28"/>
              </w:rPr>
              <w:t>The management account must be an Admin.</w:t>
            </w:r>
          </w:p>
          <w:p>
            <w:pPr>
              <w:rPr>
                <w:sz w:val="28"/>
                <w:szCs w:val="28"/>
              </w:rPr>
            </w:pPr>
            <w:r>
              <w:rPr>
                <w:sz w:val="28"/>
                <w:szCs w:val="28"/>
              </w:rPr>
              <w:t>The admin device must be connected to the internet when using this function.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bookmarkStart w:id="16" w:name="bookmark=kix.yc4wunz28h50" w:colFirst="0" w:colLast="0"/>
            <w:bookmarkEnd w:id="16"/>
            <w:r>
              <w:rPr>
                <w:sz w:val="28"/>
                <w:szCs w:val="28"/>
              </w:rPr>
              <w:t>SubcategoriesManagement Use case</w:t>
            </w:r>
          </w:p>
        </w:tc>
        <w:tc>
          <w:tcPr>
            <w:tcW w:w="143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Admin</w:t>
            </w:r>
          </w:p>
          <w:p>
            <w:pPr>
              <w:rPr>
                <w:sz w:val="28"/>
                <w:szCs w:val="28"/>
              </w:rPr>
            </w:pPr>
            <w:r>
              <w:rPr>
                <w:sz w:val="28"/>
                <w:szCs w:val="28"/>
              </w:rPr>
              <w:t>(Manager)</w:t>
            </w:r>
          </w:p>
        </w:tc>
        <w:tc>
          <w:tcPr>
            <w:tcW w:w="18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This use case is used to manage subcategories for Shradha Book Store.</w:t>
            </w:r>
          </w:p>
        </w:tc>
        <w:tc>
          <w:tcPr>
            <w:tcW w:w="33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 Admin click on "Subcategories" to see a list of subcategories.</w:t>
            </w:r>
          </w:p>
          <w:p>
            <w:pPr>
              <w:rPr>
                <w:sz w:val="28"/>
                <w:szCs w:val="28"/>
              </w:rPr>
            </w:pPr>
            <w:r>
              <w:rPr>
                <w:sz w:val="28"/>
                <w:szCs w:val="28"/>
              </w:rPr>
              <w:t>+ Admin click "search" and enter information such as subcategoriesID, subcategories Name,... to quickly find the subcategories you're looking for.</w:t>
            </w:r>
          </w:p>
          <w:p>
            <w:pPr>
              <w:rPr>
                <w:sz w:val="28"/>
                <w:szCs w:val="28"/>
              </w:rPr>
            </w:pPr>
            <w:r>
              <w:rPr>
                <w:sz w:val="28"/>
                <w:szCs w:val="28"/>
              </w:rPr>
              <w:t>+ Admin click "Add new subcategory" and fill in the necessary information such as subcategoriesID, subcategoriesName,... to be able to create a new subcategory. Add new successfully, the system will send a "Add successful" message and will add new subcategory to the data.</w:t>
            </w:r>
          </w:p>
          <w:p>
            <w:pPr>
              <w:rPr>
                <w:sz w:val="28"/>
                <w:szCs w:val="28"/>
              </w:rPr>
            </w:pPr>
            <w:r>
              <w:rPr>
                <w:sz w:val="28"/>
                <w:szCs w:val="28"/>
              </w:rPr>
              <w:t>+ Or admin can click "Edit" to be able to edit the subcategory information you want to edit, then click "Update" for the system to update data.</w:t>
            </w:r>
          </w:p>
          <w:p>
            <w:pPr>
              <w:rPr>
                <w:sz w:val="28"/>
                <w:szCs w:val="28"/>
              </w:rPr>
            </w:pPr>
            <w:r>
              <w:rPr>
                <w:sz w:val="28"/>
                <w:szCs w:val="28"/>
              </w:rPr>
              <w:t>+ Click "Delete" if you want to delete subcategory information. The system will send a message asking for confirmation when deleting. To delete, press "OK", cancel the operation, press "Cancel".</w:t>
            </w:r>
          </w:p>
          <w:p>
            <w:pPr>
              <w:rPr>
                <w:sz w:val="28"/>
                <w:szCs w:val="28"/>
              </w:rPr>
            </w:pPr>
            <w:r>
              <w:rPr>
                <w:sz w:val="28"/>
                <w:szCs w:val="28"/>
              </w:rPr>
              <w:t>+ The above operations will be updated by the system and save data if there are new changes.</w:t>
            </w:r>
          </w:p>
        </w:tc>
        <w:tc>
          <w:tcPr>
            <w:tcW w:w="197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The management account must be an Admin</w:t>
            </w:r>
          </w:p>
          <w:p>
            <w:pPr>
              <w:rPr>
                <w:sz w:val="28"/>
                <w:szCs w:val="28"/>
              </w:rPr>
            </w:pPr>
            <w:r>
              <w:rPr>
                <w:sz w:val="28"/>
                <w:szCs w:val="28"/>
              </w:rPr>
              <w:t>The actor's device must be connected to the internet when using this function.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Suppliers Management use case</w:t>
            </w:r>
          </w:p>
        </w:tc>
        <w:tc>
          <w:tcPr>
            <w:tcW w:w="143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Admin (manager)</w:t>
            </w:r>
          </w:p>
        </w:tc>
        <w:tc>
          <w:tcPr>
            <w:tcW w:w="18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This use case is used to manage suppliers who supply products to Shradha Book Store</w:t>
            </w:r>
          </w:p>
        </w:tc>
        <w:tc>
          <w:tcPr>
            <w:tcW w:w="33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 Admin click on "Suppliers management" to see the list of suppliers.</w:t>
            </w:r>
          </w:p>
          <w:p>
            <w:pPr>
              <w:rPr>
                <w:sz w:val="28"/>
                <w:szCs w:val="28"/>
              </w:rPr>
            </w:pPr>
            <w:r>
              <w:rPr>
                <w:sz w:val="28"/>
                <w:szCs w:val="28"/>
              </w:rPr>
              <w:t>+ Admin click "search" and enter information such as supplier name, ID,... to quickly find the supplier you're looking for.</w:t>
            </w:r>
          </w:p>
          <w:p>
            <w:pPr>
              <w:rPr>
                <w:sz w:val="28"/>
                <w:szCs w:val="28"/>
              </w:rPr>
            </w:pPr>
            <w:r>
              <w:rPr>
                <w:sz w:val="28"/>
                <w:szCs w:val="28"/>
              </w:rPr>
              <w:t>+ Admin click "Add new supplier" and fill in the necessary information such as: Supplier name, fax ,... to be able to create a new supplier. Add new successfully, the system will send the message "Add successful"</w:t>
            </w:r>
          </w:p>
          <w:p>
            <w:pPr>
              <w:rPr>
                <w:sz w:val="28"/>
                <w:szCs w:val="28"/>
              </w:rPr>
            </w:pPr>
            <w:r>
              <w:rPr>
                <w:sz w:val="28"/>
                <w:szCs w:val="28"/>
              </w:rPr>
              <w:t>+ Or admin can click "Edit" to be able to edit the supplier information you want to edit, then click "Update" for the system to update data.</w:t>
            </w:r>
          </w:p>
          <w:p>
            <w:pPr>
              <w:rPr>
                <w:sz w:val="28"/>
                <w:szCs w:val="28"/>
              </w:rPr>
            </w:pPr>
            <w:r>
              <w:rPr>
                <w:sz w:val="28"/>
                <w:szCs w:val="28"/>
              </w:rPr>
              <w:t>+ Click "Remove" if you want to delete provider information. The system will send a message asking for confirmation when deleting. To delete, press "OK", cancel the operation, press "Cancel".</w:t>
            </w:r>
          </w:p>
          <w:p>
            <w:pPr>
              <w:rPr>
                <w:sz w:val="28"/>
                <w:szCs w:val="28"/>
              </w:rPr>
            </w:pPr>
            <w:r>
              <w:rPr>
                <w:sz w:val="28"/>
                <w:szCs w:val="28"/>
              </w:rPr>
              <w:t>+ The above operations will be updated by the system and save data if there are new changes</w:t>
            </w:r>
          </w:p>
        </w:tc>
        <w:tc>
          <w:tcPr>
            <w:tcW w:w="197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The management account must be an Admin.</w:t>
            </w:r>
          </w:p>
          <w:p>
            <w:pPr>
              <w:rPr>
                <w:sz w:val="28"/>
                <w:szCs w:val="28"/>
              </w:rPr>
            </w:pPr>
            <w:r>
              <w:rPr>
                <w:sz w:val="28"/>
                <w:szCs w:val="28"/>
              </w:rPr>
              <w:t>Admin must have an internet connection when logging 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r>
              <w:rPr>
                <w:sz w:val="28"/>
                <w:szCs w:val="28"/>
              </w:rPr>
              <w:t>Authors ManagementUse cases</w:t>
            </w:r>
          </w:p>
          <w:p>
            <w:pPr>
              <w:rPr>
                <w:sz w:val="28"/>
                <w:szCs w:val="28"/>
              </w:rPr>
            </w:pPr>
          </w:p>
        </w:tc>
        <w:tc>
          <w:tcPr>
            <w:tcW w:w="143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73" w:lineRule="auto"/>
            </w:pPr>
            <w:r>
              <w:rPr>
                <w:sz w:val="28"/>
                <w:szCs w:val="28"/>
              </w:rPr>
              <w:t>Admin (manager)</w:t>
            </w:r>
          </w:p>
          <w:p>
            <w:pPr>
              <w:rPr>
                <w:sz w:val="28"/>
                <w:szCs w:val="28"/>
              </w:rPr>
            </w:pPr>
          </w:p>
        </w:tc>
        <w:tc>
          <w:tcPr>
            <w:tcW w:w="18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73" w:lineRule="auto"/>
            </w:pPr>
            <w:r>
              <w:rPr>
                <w:sz w:val="28"/>
                <w:szCs w:val="28"/>
              </w:rPr>
              <w:t>This use case is used to manage Authors of books to Shradh Book Store</w:t>
            </w:r>
          </w:p>
          <w:p>
            <w:pPr>
              <w:rPr>
                <w:sz w:val="28"/>
                <w:szCs w:val="28"/>
              </w:rPr>
            </w:pPr>
          </w:p>
        </w:tc>
        <w:tc>
          <w:tcPr>
            <w:tcW w:w="33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73" w:lineRule="auto"/>
              <w:rPr>
                <w:sz w:val="28"/>
                <w:szCs w:val="28"/>
              </w:rPr>
            </w:pPr>
            <w:r>
              <w:rPr>
                <w:sz w:val="28"/>
                <w:szCs w:val="28"/>
              </w:rPr>
              <w:t>+ Admin click on "Authors management " to see the list of authors.</w:t>
            </w:r>
            <w:bookmarkStart w:id="17" w:name="bookmark=kix.dc9ermqre7jm" w:colFirst="0" w:colLast="0"/>
            <w:bookmarkEnd w:id="17"/>
          </w:p>
          <w:p>
            <w:pPr>
              <w:spacing w:before="280" w:line="273" w:lineRule="auto"/>
              <w:rPr>
                <w:sz w:val="28"/>
                <w:szCs w:val="28"/>
              </w:rPr>
            </w:pPr>
            <w:r>
              <w:rPr>
                <w:sz w:val="28"/>
                <w:szCs w:val="28"/>
              </w:rPr>
              <w:t>+ Admin click "search" and enter information such as full name, information,... To quickly find an author , you need to search.</w:t>
            </w:r>
          </w:p>
          <w:p>
            <w:pPr>
              <w:spacing w:before="280" w:line="273" w:lineRule="auto"/>
              <w:rPr>
                <w:sz w:val="28"/>
                <w:szCs w:val="28"/>
              </w:rPr>
            </w:pPr>
            <w:r>
              <w:rPr>
                <w:sz w:val="28"/>
                <w:szCs w:val="28"/>
              </w:rPr>
              <w:t>+ Admin click "Add new author" and fill in the necessary information such as first name, first and last name ... to be able to create a new author. Add new successfully, the system will send the message "Add successful"</w:t>
            </w:r>
          </w:p>
          <w:p>
            <w:pPr>
              <w:spacing w:before="280" w:line="273" w:lineRule="auto"/>
              <w:rPr>
                <w:sz w:val="28"/>
                <w:szCs w:val="28"/>
              </w:rPr>
            </w:pPr>
            <w:r>
              <w:rPr>
                <w:sz w:val="28"/>
                <w:szCs w:val="28"/>
              </w:rPr>
              <w:t>+ Or admin can click "Edit" to be able to edit the author information you want to edit, then click "Update" for the system to update data.</w:t>
            </w:r>
          </w:p>
          <w:p>
            <w:pPr>
              <w:spacing w:before="280" w:line="273" w:lineRule="auto"/>
              <w:rPr>
                <w:sz w:val="28"/>
                <w:szCs w:val="28"/>
              </w:rPr>
            </w:pPr>
            <w:r>
              <w:rPr>
                <w:sz w:val="28"/>
                <w:szCs w:val="28"/>
              </w:rPr>
              <w:t>+ Click "Remove" if you want to remove author information. The system will send a message asking for confirmation when deleting. To delete, press "OK", cancel the operation, press "Cancel".</w:t>
            </w:r>
          </w:p>
          <w:p>
            <w:pPr>
              <w:spacing w:before="280" w:line="273" w:lineRule="auto"/>
            </w:pPr>
            <w:r>
              <w:rPr>
                <w:sz w:val="28"/>
                <w:szCs w:val="28"/>
              </w:rPr>
              <w:t>+ The above operations will be updated by the system and save data if there are new changes</w:t>
            </w:r>
          </w:p>
          <w:p>
            <w:pPr>
              <w:rPr>
                <w:sz w:val="28"/>
                <w:szCs w:val="28"/>
              </w:rPr>
            </w:pPr>
          </w:p>
        </w:tc>
        <w:tc>
          <w:tcPr>
            <w:tcW w:w="197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The management account must be an Admin.</w:t>
            </w:r>
          </w:p>
          <w:p>
            <w:pPr>
              <w:spacing w:before="280" w:line="273" w:lineRule="auto"/>
            </w:pPr>
            <w:r>
              <w:rPr>
                <w:sz w:val="28"/>
                <w:szCs w:val="28"/>
              </w:rPr>
              <w:t>Admin must have an internet connection when logging in.</w:t>
            </w:r>
          </w:p>
          <w:p>
            <w:pPr>
              <w:rPr>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Bills management use case</w:t>
            </w:r>
          </w:p>
        </w:tc>
        <w:tc>
          <w:tcPr>
            <w:tcW w:w="143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Admin</w:t>
            </w:r>
          </w:p>
          <w:p>
            <w:pPr>
              <w:rPr>
                <w:sz w:val="28"/>
                <w:szCs w:val="28"/>
              </w:rPr>
            </w:pPr>
            <w:r>
              <w:rPr>
                <w:sz w:val="28"/>
                <w:szCs w:val="28"/>
              </w:rPr>
              <w:t>(manager),customers can view bill.</w:t>
            </w:r>
          </w:p>
        </w:tc>
        <w:tc>
          <w:tcPr>
            <w:tcW w:w="18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bookmarkStart w:id="18" w:name="bookmark=kix.4vc44qi3n7gt" w:colFirst="0" w:colLast="0"/>
            <w:bookmarkEnd w:id="18"/>
            <w:r>
              <w:rPr>
                <w:sz w:val="28"/>
                <w:szCs w:val="28"/>
              </w:rPr>
              <w:t>This use case allows Admin to check bill, update additional charges, and send them to customer.</w:t>
            </w:r>
          </w:p>
        </w:tc>
        <w:tc>
          <w:tcPr>
            <w:tcW w:w="33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 Admin who click"Bills management" will display a list of bills.</w:t>
            </w:r>
          </w:p>
          <w:p>
            <w:pPr>
              <w:rPr>
                <w:sz w:val="28"/>
                <w:szCs w:val="28"/>
              </w:rPr>
            </w:pPr>
            <w:r>
              <w:rPr>
                <w:sz w:val="28"/>
                <w:szCs w:val="28"/>
              </w:rPr>
              <w:t>+ After the bill is charged from the customer's account, it is transferred to the bill page. Here, the Admin can check the information and click "Edit" to edit the necessary information and click "Go to account" to transfer the bill to the customer's account.</w:t>
            </w:r>
          </w:p>
          <w:p>
            <w:pPr>
              <w:rPr>
                <w:sz w:val="28"/>
                <w:szCs w:val="28"/>
              </w:rPr>
            </w:pPr>
            <w:r>
              <w:rPr>
                <w:sz w:val="28"/>
                <w:szCs w:val="28"/>
              </w:rPr>
              <w:t>+ When you need to delete the bill subject, click "Remove" to perform the bill deletion operation.</w:t>
            </w:r>
          </w:p>
          <w:p>
            <w:pPr>
              <w:rPr>
                <w:sz w:val="28"/>
                <w:szCs w:val="28"/>
              </w:rPr>
            </w:pPr>
          </w:p>
        </w:tc>
        <w:tc>
          <w:tcPr>
            <w:tcW w:w="197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The management account must be an Admin.</w:t>
            </w:r>
          </w:p>
          <w:p>
            <w:pPr>
              <w:rPr>
                <w:sz w:val="28"/>
                <w:szCs w:val="28"/>
              </w:rPr>
            </w:pPr>
          </w:p>
          <w:p>
            <w:pPr>
              <w:rPr>
                <w:sz w:val="28"/>
                <w:szCs w:val="28"/>
              </w:rPr>
            </w:pPr>
            <w:r>
              <w:rPr>
                <w:sz w:val="28"/>
                <w:szCs w:val="28"/>
              </w:rPr>
              <w:t>The customer must register the connection and an bill must be created before management.</w:t>
            </w:r>
          </w:p>
          <w:p>
            <w:pPr>
              <w:rPr>
                <w:sz w:val="28"/>
                <w:szCs w:val="28"/>
              </w:rPr>
            </w:pPr>
          </w:p>
          <w:p>
            <w:pPr>
              <w:rPr>
                <w:sz w:val="28"/>
                <w:szCs w:val="28"/>
              </w:rPr>
            </w:pPr>
            <w:bookmarkStart w:id="19" w:name="bookmark=kix.fwkn221v0bo1" w:colFirst="0" w:colLast="0"/>
            <w:bookmarkEnd w:id="19"/>
            <w:r>
              <w:rPr>
                <w:sz w:val="28"/>
                <w:szCs w:val="28"/>
              </w:rPr>
              <w:t>The admin device must be connected to the internet when using this function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FAQs Management Use case</w:t>
            </w:r>
          </w:p>
        </w:tc>
        <w:tc>
          <w:tcPr>
            <w:tcW w:w="143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Admin</w:t>
            </w:r>
          </w:p>
          <w:p>
            <w:pPr>
              <w:rPr>
                <w:sz w:val="28"/>
                <w:szCs w:val="28"/>
              </w:rPr>
            </w:pPr>
            <w:r>
              <w:rPr>
                <w:sz w:val="28"/>
                <w:szCs w:val="28"/>
              </w:rPr>
              <w:t>(Manager)</w:t>
            </w:r>
          </w:p>
        </w:tc>
        <w:tc>
          <w:tcPr>
            <w:tcW w:w="18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This use case allows Admin to answer customer questions</w:t>
            </w:r>
          </w:p>
        </w:tc>
        <w:tc>
          <w:tcPr>
            <w:tcW w:w="33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 Admin click on "FAQs management" to see the list of customer questions.</w:t>
            </w:r>
          </w:p>
          <w:p>
            <w:pPr>
              <w:rPr>
                <w:sz w:val="28"/>
                <w:szCs w:val="28"/>
              </w:rPr>
            </w:pPr>
            <w:r>
              <w:rPr>
                <w:sz w:val="28"/>
                <w:szCs w:val="28"/>
              </w:rPr>
              <w:t>+ Admin click "reply" to answer customer question. After answering the customer question, click "Answer" to answer the customer. The data will be sent to the customer in the FAQs page.</w:t>
            </w:r>
          </w:p>
          <w:p>
            <w:pPr>
              <w:rPr>
                <w:sz w:val="28"/>
                <w:szCs w:val="28"/>
              </w:rPr>
            </w:pPr>
            <w:r>
              <w:rPr>
                <w:sz w:val="28"/>
                <w:szCs w:val="28"/>
              </w:rPr>
              <w:t>+ Or admin can click "Edit" to be able to edit the answer they want to correct, then click "Update" for the system to update data.</w:t>
            </w:r>
          </w:p>
          <w:p>
            <w:pPr>
              <w:rPr>
                <w:sz w:val="28"/>
                <w:szCs w:val="28"/>
              </w:rPr>
            </w:pPr>
            <w:r>
              <w:rPr>
                <w:sz w:val="28"/>
                <w:szCs w:val="28"/>
              </w:rPr>
              <w:t>+ Click "Remove" if you want to delete your question. The system will send a message asking for confirmation when deleting. To delete, press "OK", cancel the operation, press "Cancel".</w:t>
            </w:r>
          </w:p>
          <w:p>
            <w:pPr>
              <w:rPr>
                <w:sz w:val="28"/>
                <w:szCs w:val="28"/>
              </w:rPr>
            </w:pPr>
            <w:r>
              <w:rPr>
                <w:sz w:val="28"/>
                <w:szCs w:val="28"/>
              </w:rPr>
              <w:t>+ The above operation will be updated by the system and save data if there are new changes.</w:t>
            </w:r>
          </w:p>
        </w:tc>
        <w:tc>
          <w:tcPr>
            <w:tcW w:w="197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73" w:lineRule="auto"/>
              <w:rPr>
                <w:sz w:val="28"/>
                <w:szCs w:val="28"/>
              </w:rPr>
            </w:pPr>
            <w:r>
              <w:rPr>
                <w:sz w:val="28"/>
                <w:szCs w:val="28"/>
              </w:rPr>
              <w:t>The management account must be an Admin.</w:t>
            </w:r>
          </w:p>
          <w:p>
            <w:pPr>
              <w:rPr>
                <w:sz w:val="28"/>
                <w:szCs w:val="28"/>
              </w:rPr>
            </w:pPr>
          </w:p>
          <w:p>
            <w:pPr>
              <w:rPr>
                <w:sz w:val="28"/>
                <w:szCs w:val="28"/>
              </w:rPr>
            </w:pPr>
            <w:bookmarkStart w:id="20" w:name="bookmark=kix.earyb5dlwsti" w:colFirst="0" w:colLast="0"/>
            <w:bookmarkEnd w:id="20"/>
            <w:r>
              <w:rPr>
                <w:sz w:val="28"/>
                <w:szCs w:val="28"/>
              </w:rPr>
              <w:t>The Admin device must be connected to the internet when using this function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 xml:space="preserve">View Profile </w:t>
            </w:r>
          </w:p>
        </w:tc>
        <w:tc>
          <w:tcPr>
            <w:tcW w:w="143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Customer</w:t>
            </w:r>
          </w:p>
        </w:tc>
        <w:tc>
          <w:tcPr>
            <w:tcW w:w="18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This use case allows customers to view details about their account.</w:t>
            </w:r>
          </w:p>
        </w:tc>
        <w:tc>
          <w:tcPr>
            <w:tcW w:w="33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r>
              <w:rPr>
                <w:sz w:val="28"/>
                <w:szCs w:val="28"/>
              </w:rPr>
              <w:t>+ Customer click on the account to view account information. If customer want to change any information, they should click "Edit". After making the changes, click "OK".</w:t>
            </w:r>
          </w:p>
        </w:tc>
        <w:tc>
          <w:tcPr>
            <w:tcW w:w="197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 xml:space="preserve"> Customer must log in/register an account. </w:t>
            </w:r>
          </w:p>
          <w:p>
            <w:pPr>
              <w:rPr>
                <w:sz w:val="28"/>
                <w:szCs w:val="28"/>
              </w:rPr>
            </w:pPr>
            <w:r>
              <w:rPr>
                <w:sz w:val="28"/>
                <w:szCs w:val="28"/>
              </w:rPr>
              <w:t xml:space="preserve"> The customer device must be connected to the internet when using this function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View About Us</w:t>
            </w:r>
          </w:p>
        </w:tc>
        <w:tc>
          <w:tcPr>
            <w:tcW w:w="143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Customer</w:t>
            </w:r>
          </w:p>
        </w:tc>
        <w:tc>
          <w:tcPr>
            <w:tcW w:w="18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This use case allows customers to view the information of the Shradha Book Store.</w:t>
            </w:r>
          </w:p>
        </w:tc>
        <w:tc>
          <w:tcPr>
            <w:tcW w:w="33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 Customer click "About Us" to view Shradha Book Store information.</w:t>
            </w:r>
          </w:p>
        </w:tc>
        <w:tc>
          <w:tcPr>
            <w:tcW w:w="197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 xml:space="preserve"> The customer device must be connected to the internet when using this function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 xml:space="preserve">View feedback </w:t>
            </w:r>
          </w:p>
        </w:tc>
        <w:tc>
          <w:tcPr>
            <w:tcW w:w="143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Customer</w:t>
            </w:r>
          </w:p>
        </w:tc>
        <w:tc>
          <w:tcPr>
            <w:tcW w:w="18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This use case allows customers to give feedback on product quality.</w:t>
            </w:r>
          </w:p>
        </w:tc>
        <w:tc>
          <w:tcPr>
            <w:tcW w:w="33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 After purchasing the product, the product status will show order tracking. When the order is in the received state, the customer clicks “Received", the customer can respond to the product (quality product feedback,...)</w:t>
            </w:r>
          </w:p>
        </w:tc>
        <w:tc>
          <w:tcPr>
            <w:tcW w:w="197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 xml:space="preserve"> The customer device must be connected to the internet when using this function. Customers must log in to their account and purchase products.</w:t>
            </w:r>
            <w:bookmarkStart w:id="21" w:name="bookmark=kix.qvscrxnpge79" w:colFirst="0" w:colLast="0"/>
            <w:bookmarkEnd w:id="21"/>
            <w:bookmarkStart w:id="22" w:name="bookmark=kix.ntd4mht61jr3" w:colFirst="0" w:colLast="0"/>
            <w:bookmarkEnd w:id="22"/>
          </w:p>
          <w:p>
            <w:pPr>
              <w:rPr>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Contact</w:t>
            </w:r>
          </w:p>
        </w:tc>
        <w:tc>
          <w:tcPr>
            <w:tcW w:w="143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Customer</w:t>
            </w:r>
          </w:p>
        </w:tc>
        <w:tc>
          <w:tcPr>
            <w:tcW w:w="18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This use case lets customers know where to contact.</w:t>
            </w:r>
          </w:p>
        </w:tc>
        <w:tc>
          <w:tcPr>
            <w:tcW w:w="33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 Customers click "Contact"</w:t>
            </w:r>
          </w:p>
          <w:p>
            <w:pPr>
              <w:rPr>
                <w:sz w:val="28"/>
                <w:szCs w:val="28"/>
              </w:rPr>
            </w:pPr>
            <w:r>
              <w:rPr>
                <w:sz w:val="28"/>
                <w:szCs w:val="28"/>
              </w:rPr>
              <w:t>+ Customers can contact Shradha Book Store via phone number, address,...</w:t>
            </w:r>
          </w:p>
        </w:tc>
        <w:tc>
          <w:tcPr>
            <w:tcW w:w="197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bookmarkStart w:id="23" w:name="bookmark=kix.6a0e9ps291p5" w:colFirst="0" w:colLast="0"/>
            <w:bookmarkEnd w:id="23"/>
            <w:r>
              <w:rPr>
                <w:sz w:val="28"/>
                <w:szCs w:val="28"/>
              </w:rPr>
              <w:t>The customer device must be connected to the internet when using this function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FAQ</w:t>
            </w:r>
          </w:p>
        </w:tc>
        <w:tc>
          <w:tcPr>
            <w:tcW w:w="143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Customer</w:t>
            </w:r>
          </w:p>
        </w:tc>
        <w:tc>
          <w:tcPr>
            <w:tcW w:w="18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This use case allows customers to ask questions to Shradha Book Store</w:t>
            </w:r>
          </w:p>
        </w:tc>
        <w:tc>
          <w:tcPr>
            <w:tcW w:w="33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 Customers click "FAQ"</w:t>
            </w:r>
          </w:p>
          <w:p>
            <w:pPr>
              <w:rPr>
                <w:sz w:val="28"/>
                <w:szCs w:val="28"/>
              </w:rPr>
            </w:pPr>
            <w:r>
              <w:rPr>
                <w:sz w:val="28"/>
                <w:szCs w:val="28"/>
              </w:rPr>
              <w:t>+ Customers can ask questions to Shradha by filling in the form. After clicking "Submit".</w:t>
            </w:r>
          </w:p>
        </w:tc>
        <w:tc>
          <w:tcPr>
            <w:tcW w:w="197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The customer device must be connected to the internet when using this function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Order</w:t>
            </w:r>
          </w:p>
        </w:tc>
        <w:tc>
          <w:tcPr>
            <w:tcW w:w="143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Customer</w:t>
            </w:r>
          </w:p>
        </w:tc>
        <w:tc>
          <w:tcPr>
            <w:tcW w:w="18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This use case allows customers to add products to their cart and checkout. Customers can view order details.</w:t>
            </w:r>
          </w:p>
        </w:tc>
        <w:tc>
          <w:tcPr>
            <w:tcW w:w="33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 Customers add products to cart and follow checkout steps.</w:t>
            </w:r>
          </w:p>
          <w:p>
            <w:pPr>
              <w:rPr>
                <w:sz w:val="28"/>
                <w:szCs w:val="28"/>
              </w:rPr>
            </w:pPr>
            <w:r>
              <w:rPr>
                <w:sz w:val="28"/>
                <w:szCs w:val="28"/>
              </w:rPr>
              <w:t>+ After successful order. The customer clicks "Place Order" to view order details and track the order.</w:t>
            </w:r>
          </w:p>
        </w:tc>
        <w:tc>
          <w:tcPr>
            <w:tcW w:w="197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Customers must log in/register an account and purchase products.</w:t>
            </w:r>
          </w:p>
          <w:p>
            <w:pPr>
              <w:rPr>
                <w:sz w:val="28"/>
                <w:szCs w:val="28"/>
              </w:rPr>
            </w:pPr>
            <w:r>
              <w:rPr>
                <w:sz w:val="28"/>
                <w:szCs w:val="28"/>
              </w:rPr>
              <w:t>The customer device must be connected to the internet when using this function</w:t>
            </w:r>
          </w:p>
          <w:p>
            <w:pPr>
              <w:rPr>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Account</w:t>
            </w:r>
          </w:p>
        </w:tc>
        <w:tc>
          <w:tcPr>
            <w:tcW w:w="143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Customer</w:t>
            </w:r>
          </w:p>
        </w:tc>
        <w:tc>
          <w:tcPr>
            <w:tcW w:w="18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This use case helps customers register/log in to an account.</w:t>
            </w:r>
          </w:p>
        </w:tc>
        <w:tc>
          <w:tcPr>
            <w:tcW w:w="33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 Customers click "Account" to register/log in to their account.</w:t>
            </w:r>
          </w:p>
          <w:p>
            <w:pPr>
              <w:rPr>
                <w:sz w:val="28"/>
                <w:szCs w:val="28"/>
              </w:rPr>
            </w:pPr>
            <w:r>
              <w:rPr>
                <w:sz w:val="28"/>
                <w:szCs w:val="28"/>
              </w:rPr>
              <w:t>+ If the customer does not have an account. Click "register", fill out the required information in the form. After filling in the information, click "Register" to create an account.</w:t>
            </w:r>
          </w:p>
          <w:p>
            <w:pPr>
              <w:rPr>
                <w:sz w:val="28"/>
                <w:szCs w:val="28"/>
              </w:rPr>
            </w:pPr>
            <w:r>
              <w:rPr>
                <w:sz w:val="28"/>
                <w:szCs w:val="28"/>
              </w:rPr>
              <w:t>+ If the customer has an account, log in to the account by entering the email and password. Click "Login" to log in to your account. If the information is correct, the client logs on successfully. If the information is incorrect, the customer must fill it out again.</w:t>
            </w:r>
          </w:p>
        </w:tc>
        <w:tc>
          <w:tcPr>
            <w:tcW w:w="197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The customer must register an account, and after successful registration, log in to the account.</w:t>
            </w:r>
          </w:p>
          <w:p>
            <w:pPr>
              <w:rPr>
                <w:sz w:val="28"/>
                <w:szCs w:val="28"/>
              </w:rPr>
            </w:pPr>
            <w:r>
              <w:rPr>
                <w:sz w:val="28"/>
                <w:szCs w:val="28"/>
              </w:rPr>
              <w:t>The customer device must be connected to the internet when using this function</w:t>
            </w:r>
          </w:p>
          <w:p>
            <w:pPr>
              <w:rPr>
                <w:sz w:val="28"/>
                <w:szCs w:val="28"/>
              </w:rPr>
            </w:pPr>
            <w:r>
              <w:rPr>
                <w:sz w:val="28"/>
                <w:szCs w:val="28"/>
              </w:rPr>
              <w:t>Customers do not leak account information to each other.</w:t>
            </w:r>
          </w:p>
        </w:tc>
      </w:tr>
    </w:tbl>
    <w:p>
      <w:pPr>
        <w:rPr>
          <w:sz w:val="28"/>
          <w:szCs w:val="28"/>
        </w:rPr>
      </w:pPr>
    </w:p>
    <w:p>
      <w:pPr>
        <w:rPr>
          <w:sz w:val="28"/>
          <w:szCs w:val="28"/>
        </w:rPr>
      </w:pPr>
    </w:p>
    <w:p>
      <w:pPr>
        <w:rPr>
          <w:sz w:val="28"/>
          <w:szCs w:val="28"/>
        </w:rPr>
      </w:pPr>
    </w:p>
    <w:p>
      <w:pPr>
        <w:rPr>
          <w:sz w:val="28"/>
          <w:szCs w:val="28"/>
        </w:rPr>
      </w:pPr>
      <w:r>
        <w:drawing>
          <wp:anchor distT="0" distB="0" distL="114300" distR="114300" simplePos="0" relativeHeight="251661312" behindDoc="0" locked="0" layoutInCell="1" allowOverlap="1">
            <wp:simplePos x="0" y="0"/>
            <wp:positionH relativeFrom="margin">
              <wp:align>center</wp:align>
            </wp:positionH>
            <wp:positionV relativeFrom="paragraph">
              <wp:posOffset>17780</wp:posOffset>
            </wp:positionV>
            <wp:extent cx="4210050" cy="3429000"/>
            <wp:effectExtent l="0" t="0" r="0" b="0"/>
            <wp:wrapSquare wrapText="bothSides"/>
            <wp:docPr id="24" name="image7.jpg" descr="Activity-View_Product (1)"/>
            <wp:cNvGraphicFramePr/>
            <a:graphic xmlns:a="http://schemas.openxmlformats.org/drawingml/2006/main">
              <a:graphicData uri="http://schemas.openxmlformats.org/drawingml/2006/picture">
                <pic:pic xmlns:pic="http://schemas.openxmlformats.org/drawingml/2006/picture">
                  <pic:nvPicPr>
                    <pic:cNvPr id="24" name="image7.jpg" descr="Activity-View_Product (1)"/>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4210050" cy="3429000"/>
                    </a:xfrm>
                    <a:prstGeom prst="rect">
                      <a:avLst/>
                    </a:prstGeom>
                  </pic:spPr>
                </pic:pic>
              </a:graphicData>
            </a:graphic>
          </wp:anchor>
        </w:drawing>
      </w:r>
    </w:p>
    <w:p>
      <w:pPr>
        <w:rPr>
          <w:sz w:val="28"/>
          <w:szCs w:val="28"/>
        </w:rPr>
      </w:pPr>
    </w:p>
    <w:p>
      <w:pPr>
        <w:spacing w:after="160" w:line="259" w:lineRule="auto"/>
        <w:rPr>
          <w:sz w:val="28"/>
          <w:szCs w:val="28"/>
        </w:rPr>
      </w:pPr>
    </w:p>
    <w:p>
      <w:pPr>
        <w:spacing w:after="160" w:line="259" w:lineRule="auto"/>
        <w:rPr>
          <w:sz w:val="28"/>
          <w:szCs w:val="28"/>
        </w:rPr>
      </w:pPr>
      <w:r>
        <w:br w:type="page"/>
      </w:r>
    </w:p>
    <w:p>
      <w:pPr>
        <w:spacing w:after="160" w:line="259" w:lineRule="auto"/>
      </w:pPr>
    </w:p>
    <w:p>
      <w:pPr>
        <w:spacing w:after="160" w:line="259" w:lineRule="auto"/>
        <w:rPr>
          <w:b/>
          <w:sz w:val="32"/>
          <w:szCs w:val="32"/>
        </w:rPr>
      </w:pPr>
      <w:bookmarkStart w:id="24" w:name="_heading=h.2xcytpi" w:colFirst="0" w:colLast="0"/>
      <w:bookmarkEnd w:id="24"/>
      <w:r>
        <w:drawing>
          <wp:inline distT="0" distB="0" distL="0" distR="0">
            <wp:extent cx="5943600" cy="5803900"/>
            <wp:effectExtent l="0" t="0" r="0" b="0"/>
            <wp:docPr id="27" name="image15.jpg"/>
            <wp:cNvGraphicFramePr/>
            <a:graphic xmlns:a="http://schemas.openxmlformats.org/drawingml/2006/main">
              <a:graphicData uri="http://schemas.openxmlformats.org/drawingml/2006/picture">
                <pic:pic xmlns:pic="http://schemas.openxmlformats.org/drawingml/2006/picture">
                  <pic:nvPicPr>
                    <pic:cNvPr id="27" name="image15.jpg"/>
                    <pic:cNvPicPr preferRelativeResize="0"/>
                  </pic:nvPicPr>
                  <pic:blipFill>
                    <a:blip r:embed="rId31"/>
                    <a:srcRect/>
                    <a:stretch>
                      <a:fillRect/>
                    </a:stretch>
                  </pic:blipFill>
                  <pic:spPr>
                    <a:xfrm>
                      <a:off x="0" y="0"/>
                      <a:ext cx="5943600" cy="5803900"/>
                    </a:xfrm>
                    <a:prstGeom prst="rect">
                      <a:avLst/>
                    </a:prstGeom>
                  </pic:spPr>
                </pic:pic>
              </a:graphicData>
            </a:graphic>
          </wp:inline>
        </w:drawing>
      </w:r>
    </w:p>
    <w:p>
      <w:pPr>
        <w:spacing w:after="160" w:line="259" w:lineRule="auto"/>
        <w:rPr>
          <w:b/>
          <w:sz w:val="32"/>
          <w:szCs w:val="32"/>
        </w:rPr>
      </w:pPr>
    </w:p>
    <w:p>
      <w:pPr>
        <w:spacing w:after="160" w:line="259" w:lineRule="auto"/>
        <w:rPr>
          <w:b/>
          <w:sz w:val="32"/>
          <w:szCs w:val="32"/>
        </w:rPr>
      </w:pPr>
      <w:r>
        <w:drawing>
          <wp:anchor distT="114300" distB="114300" distL="114300" distR="114300" simplePos="0" relativeHeight="251660288" behindDoc="1" locked="0" layoutInCell="1" allowOverlap="1">
            <wp:simplePos x="0" y="0"/>
            <wp:positionH relativeFrom="column">
              <wp:posOffset>688340</wp:posOffset>
            </wp:positionH>
            <wp:positionV relativeFrom="paragraph">
              <wp:posOffset>3591560</wp:posOffset>
            </wp:positionV>
            <wp:extent cx="5076825" cy="4819650"/>
            <wp:effectExtent l="0" t="0" r="0" b="0"/>
            <wp:wrapNone/>
            <wp:docPr id="21" name="image22.jpg"/>
            <wp:cNvGraphicFramePr/>
            <a:graphic xmlns:a="http://schemas.openxmlformats.org/drawingml/2006/main">
              <a:graphicData uri="http://schemas.openxmlformats.org/drawingml/2006/picture">
                <pic:pic xmlns:pic="http://schemas.openxmlformats.org/drawingml/2006/picture">
                  <pic:nvPicPr>
                    <pic:cNvPr id="21" name="image22.jpg"/>
                    <pic:cNvPicPr preferRelativeResize="0"/>
                  </pic:nvPicPr>
                  <pic:blipFill>
                    <a:blip r:embed="rId32"/>
                    <a:srcRect/>
                    <a:stretch>
                      <a:fillRect/>
                    </a:stretch>
                  </pic:blipFill>
                  <pic:spPr>
                    <a:xfrm>
                      <a:off x="0" y="0"/>
                      <a:ext cx="5076825" cy="4819650"/>
                    </a:xfrm>
                    <a:prstGeom prst="rect">
                      <a:avLst/>
                    </a:prstGeom>
                  </pic:spPr>
                </pic:pic>
              </a:graphicData>
            </a:graphic>
          </wp:anchor>
        </w:drawing>
      </w:r>
      <w:r>
        <w:drawing>
          <wp:inline distT="0" distB="0" distL="0" distR="0">
            <wp:extent cx="5588000" cy="2710815"/>
            <wp:effectExtent l="0" t="0" r="0" b="0"/>
            <wp:docPr id="25" name="image14.jpg"/>
            <wp:cNvGraphicFramePr/>
            <a:graphic xmlns:a="http://schemas.openxmlformats.org/drawingml/2006/main">
              <a:graphicData uri="http://schemas.openxmlformats.org/drawingml/2006/picture">
                <pic:pic xmlns:pic="http://schemas.openxmlformats.org/drawingml/2006/picture">
                  <pic:nvPicPr>
                    <pic:cNvPr id="25" name="image14.jpg"/>
                    <pic:cNvPicPr preferRelativeResize="0"/>
                  </pic:nvPicPr>
                  <pic:blipFill>
                    <a:blip r:embed="rId33"/>
                    <a:srcRect/>
                    <a:stretch>
                      <a:fillRect/>
                    </a:stretch>
                  </pic:blipFill>
                  <pic:spPr>
                    <a:xfrm>
                      <a:off x="0" y="0"/>
                      <a:ext cx="5588000" cy="2710815"/>
                    </a:xfrm>
                    <a:prstGeom prst="rect">
                      <a:avLst/>
                    </a:prstGeom>
                  </pic:spPr>
                </pic:pic>
              </a:graphicData>
            </a:graphic>
          </wp:inline>
        </w:drawing>
      </w:r>
      <w:r>
        <w:drawing>
          <wp:inline distT="0" distB="0" distL="114300" distR="114300">
            <wp:extent cx="6645275" cy="8547100"/>
            <wp:effectExtent l="0" t="0" r="0" b="0"/>
            <wp:docPr id="30" name="image23.jpg" descr="Activity-AD_UpdateSub"/>
            <wp:cNvGraphicFramePr/>
            <a:graphic xmlns:a="http://schemas.openxmlformats.org/drawingml/2006/main">
              <a:graphicData uri="http://schemas.openxmlformats.org/drawingml/2006/picture">
                <pic:pic xmlns:pic="http://schemas.openxmlformats.org/drawingml/2006/picture">
                  <pic:nvPicPr>
                    <pic:cNvPr id="30" name="image23.jpg" descr="Activity-AD_UpdateSub"/>
                    <pic:cNvPicPr preferRelativeResize="0"/>
                  </pic:nvPicPr>
                  <pic:blipFill>
                    <a:blip r:embed="rId34"/>
                    <a:srcRect/>
                    <a:stretch>
                      <a:fillRect/>
                    </a:stretch>
                  </pic:blipFill>
                  <pic:spPr>
                    <a:xfrm>
                      <a:off x="0" y="0"/>
                      <a:ext cx="6645275" cy="8547100"/>
                    </a:xfrm>
                    <a:prstGeom prst="rect">
                      <a:avLst/>
                    </a:prstGeom>
                  </pic:spPr>
                </pic:pic>
              </a:graphicData>
            </a:graphic>
          </wp:inline>
        </w:drawing>
      </w:r>
      <w:r>
        <w:drawing>
          <wp:inline distT="0" distB="0" distL="114300" distR="114300">
            <wp:extent cx="6645275" cy="8547100"/>
            <wp:effectExtent l="0" t="0" r="0" b="0"/>
            <wp:docPr id="28" name="image18.jpg" descr="Activity-AD_UpdateProduct (1)"/>
            <wp:cNvGraphicFramePr/>
            <a:graphic xmlns:a="http://schemas.openxmlformats.org/drawingml/2006/main">
              <a:graphicData uri="http://schemas.openxmlformats.org/drawingml/2006/picture">
                <pic:pic xmlns:pic="http://schemas.openxmlformats.org/drawingml/2006/picture">
                  <pic:nvPicPr>
                    <pic:cNvPr id="28" name="image18.jpg" descr="Activity-AD_UpdateProduct (1)"/>
                    <pic:cNvPicPr preferRelativeResize="0"/>
                  </pic:nvPicPr>
                  <pic:blipFill>
                    <a:blip r:embed="rId35"/>
                    <a:srcRect/>
                    <a:stretch>
                      <a:fillRect/>
                    </a:stretch>
                  </pic:blipFill>
                  <pic:spPr>
                    <a:xfrm>
                      <a:off x="0" y="0"/>
                      <a:ext cx="6645275" cy="8547100"/>
                    </a:xfrm>
                    <a:prstGeom prst="rect">
                      <a:avLst/>
                    </a:prstGeom>
                  </pic:spPr>
                </pic:pic>
              </a:graphicData>
            </a:graphic>
          </wp:inline>
        </w:drawing>
      </w:r>
      <w:r>
        <w:drawing>
          <wp:inline distT="0" distB="0" distL="114300" distR="114300">
            <wp:extent cx="6645275" cy="8547100"/>
            <wp:effectExtent l="0" t="0" r="0" b="0"/>
            <wp:docPr id="29" name="image20.jpg" descr="Activity-AD_UpdateCategories"/>
            <wp:cNvGraphicFramePr/>
            <a:graphic xmlns:a="http://schemas.openxmlformats.org/drawingml/2006/main">
              <a:graphicData uri="http://schemas.openxmlformats.org/drawingml/2006/picture">
                <pic:pic xmlns:pic="http://schemas.openxmlformats.org/drawingml/2006/picture">
                  <pic:nvPicPr>
                    <pic:cNvPr id="29" name="image20.jpg" descr="Activity-AD_UpdateCategories"/>
                    <pic:cNvPicPr preferRelativeResize="0"/>
                  </pic:nvPicPr>
                  <pic:blipFill>
                    <a:blip r:embed="rId36"/>
                    <a:srcRect/>
                    <a:stretch>
                      <a:fillRect/>
                    </a:stretch>
                  </pic:blipFill>
                  <pic:spPr>
                    <a:xfrm>
                      <a:off x="0" y="0"/>
                      <a:ext cx="6645275" cy="8547100"/>
                    </a:xfrm>
                    <a:prstGeom prst="rect">
                      <a:avLst/>
                    </a:prstGeom>
                  </pic:spPr>
                </pic:pic>
              </a:graphicData>
            </a:graphic>
          </wp:inline>
        </w:drawing>
      </w:r>
      <w:r>
        <w:drawing>
          <wp:inline distT="0" distB="0" distL="0" distR="0">
            <wp:extent cx="5257800" cy="2612390"/>
            <wp:effectExtent l="0" t="0" r="0" b="0"/>
            <wp:docPr id="31" name="image25.jpg"/>
            <wp:cNvGraphicFramePr/>
            <a:graphic xmlns:a="http://schemas.openxmlformats.org/drawingml/2006/main">
              <a:graphicData uri="http://schemas.openxmlformats.org/drawingml/2006/picture">
                <pic:pic xmlns:pic="http://schemas.openxmlformats.org/drawingml/2006/picture">
                  <pic:nvPicPr>
                    <pic:cNvPr id="31" name="image25.jpg"/>
                    <pic:cNvPicPr preferRelativeResize="0"/>
                  </pic:nvPicPr>
                  <pic:blipFill>
                    <a:blip r:embed="rId37"/>
                    <a:srcRect/>
                    <a:stretch>
                      <a:fillRect/>
                    </a:stretch>
                  </pic:blipFill>
                  <pic:spPr>
                    <a:xfrm>
                      <a:off x="0" y="0"/>
                      <a:ext cx="5257800" cy="2612390"/>
                    </a:xfrm>
                    <a:prstGeom prst="rect">
                      <a:avLst/>
                    </a:prstGeom>
                  </pic:spPr>
                </pic:pic>
              </a:graphicData>
            </a:graphic>
          </wp:inline>
        </w:drawing>
      </w:r>
      <w:r>
        <w:drawing>
          <wp:inline distT="0" distB="0" distL="0" distR="0">
            <wp:extent cx="5257800" cy="2612390"/>
            <wp:effectExtent l="0" t="0" r="0" b="0"/>
            <wp:docPr id="32" name="image24.jpg"/>
            <wp:cNvGraphicFramePr/>
            <a:graphic xmlns:a="http://schemas.openxmlformats.org/drawingml/2006/main">
              <a:graphicData uri="http://schemas.openxmlformats.org/drawingml/2006/picture">
                <pic:pic xmlns:pic="http://schemas.openxmlformats.org/drawingml/2006/picture">
                  <pic:nvPicPr>
                    <pic:cNvPr id="32" name="image24.jpg"/>
                    <pic:cNvPicPr preferRelativeResize="0"/>
                  </pic:nvPicPr>
                  <pic:blipFill>
                    <a:blip r:embed="rId38"/>
                    <a:srcRect/>
                    <a:stretch>
                      <a:fillRect/>
                    </a:stretch>
                  </pic:blipFill>
                  <pic:spPr>
                    <a:xfrm>
                      <a:off x="0" y="0"/>
                      <a:ext cx="5257800" cy="2612390"/>
                    </a:xfrm>
                    <a:prstGeom prst="rect">
                      <a:avLst/>
                    </a:prstGeom>
                  </pic:spPr>
                </pic:pic>
              </a:graphicData>
            </a:graphic>
          </wp:inline>
        </w:drawing>
      </w:r>
      <w:r>
        <w:drawing>
          <wp:inline distT="114300" distB="114300" distL="114300" distR="114300">
            <wp:extent cx="6210300" cy="8077200"/>
            <wp:effectExtent l="0" t="0" r="0" b="0"/>
            <wp:docPr id="9" name="image27.jpg"/>
            <wp:cNvGraphicFramePr/>
            <a:graphic xmlns:a="http://schemas.openxmlformats.org/drawingml/2006/main">
              <a:graphicData uri="http://schemas.openxmlformats.org/drawingml/2006/picture">
                <pic:pic xmlns:pic="http://schemas.openxmlformats.org/drawingml/2006/picture">
                  <pic:nvPicPr>
                    <pic:cNvPr id="9" name="image27.jpg"/>
                    <pic:cNvPicPr preferRelativeResize="0"/>
                  </pic:nvPicPr>
                  <pic:blipFill>
                    <a:blip r:embed="rId39"/>
                    <a:srcRect/>
                    <a:stretch>
                      <a:fillRect/>
                    </a:stretch>
                  </pic:blipFill>
                  <pic:spPr>
                    <a:xfrm>
                      <a:off x="0" y="0"/>
                      <a:ext cx="6210300" cy="8077200"/>
                    </a:xfrm>
                    <a:prstGeom prst="rect">
                      <a:avLst/>
                    </a:prstGeom>
                  </pic:spPr>
                </pic:pic>
              </a:graphicData>
            </a:graphic>
          </wp:inline>
        </w:drawing>
      </w:r>
      <w:r>
        <w:drawing>
          <wp:inline distT="114300" distB="114300" distL="114300" distR="114300">
            <wp:extent cx="6210300" cy="8077200"/>
            <wp:effectExtent l="0" t="0" r="0" b="0"/>
            <wp:docPr id="967746799" name="image9.jpg"/>
            <wp:cNvGraphicFramePr/>
            <a:graphic xmlns:a="http://schemas.openxmlformats.org/drawingml/2006/main">
              <a:graphicData uri="http://schemas.openxmlformats.org/drawingml/2006/picture">
                <pic:pic xmlns:pic="http://schemas.openxmlformats.org/drawingml/2006/picture">
                  <pic:nvPicPr>
                    <pic:cNvPr id="967746799" name="image9.jpg"/>
                    <pic:cNvPicPr preferRelativeResize="0"/>
                  </pic:nvPicPr>
                  <pic:blipFill>
                    <a:blip r:embed="rId40"/>
                    <a:srcRect/>
                    <a:stretch>
                      <a:fillRect/>
                    </a:stretch>
                  </pic:blipFill>
                  <pic:spPr>
                    <a:xfrm>
                      <a:off x="0" y="0"/>
                      <a:ext cx="6210300" cy="8077200"/>
                    </a:xfrm>
                    <a:prstGeom prst="rect">
                      <a:avLst/>
                    </a:prstGeom>
                  </pic:spPr>
                </pic:pic>
              </a:graphicData>
            </a:graphic>
          </wp:inline>
        </w:drawing>
      </w:r>
      <w:r>
        <w:drawing>
          <wp:inline distT="114300" distB="114300" distL="114300" distR="114300">
            <wp:extent cx="6210300" cy="8077200"/>
            <wp:effectExtent l="0" t="0" r="0" b="0"/>
            <wp:docPr id="8" name="image8.jpg"/>
            <wp:cNvGraphicFramePr/>
            <a:graphic xmlns:a="http://schemas.openxmlformats.org/drawingml/2006/main">
              <a:graphicData uri="http://schemas.openxmlformats.org/drawingml/2006/picture">
                <pic:pic xmlns:pic="http://schemas.openxmlformats.org/drawingml/2006/picture">
                  <pic:nvPicPr>
                    <pic:cNvPr id="8" name="image8.jpg"/>
                    <pic:cNvPicPr preferRelativeResize="0"/>
                  </pic:nvPicPr>
                  <pic:blipFill>
                    <a:blip r:embed="rId41"/>
                    <a:srcRect/>
                    <a:stretch>
                      <a:fillRect/>
                    </a:stretch>
                  </pic:blipFill>
                  <pic:spPr>
                    <a:xfrm>
                      <a:off x="0" y="0"/>
                      <a:ext cx="6210300" cy="8077200"/>
                    </a:xfrm>
                    <a:prstGeom prst="rect">
                      <a:avLst/>
                    </a:prstGeom>
                  </pic:spPr>
                </pic:pic>
              </a:graphicData>
            </a:graphic>
          </wp:inline>
        </w:drawing>
      </w:r>
      <w:r>
        <w:drawing>
          <wp:inline distT="0" distB="0" distL="0" distR="0">
            <wp:extent cx="5257800" cy="2612390"/>
            <wp:effectExtent l="0" t="0" r="0" b="0"/>
            <wp:docPr id="33" name="image28.jpg"/>
            <wp:cNvGraphicFramePr/>
            <a:graphic xmlns:a="http://schemas.openxmlformats.org/drawingml/2006/main">
              <a:graphicData uri="http://schemas.openxmlformats.org/drawingml/2006/picture">
                <pic:pic xmlns:pic="http://schemas.openxmlformats.org/drawingml/2006/picture">
                  <pic:nvPicPr>
                    <pic:cNvPr id="33" name="image28.jpg"/>
                    <pic:cNvPicPr preferRelativeResize="0"/>
                  </pic:nvPicPr>
                  <pic:blipFill>
                    <a:blip r:embed="rId42"/>
                    <a:srcRect/>
                    <a:stretch>
                      <a:fillRect/>
                    </a:stretch>
                  </pic:blipFill>
                  <pic:spPr>
                    <a:xfrm>
                      <a:off x="0" y="0"/>
                      <a:ext cx="5257800" cy="2612390"/>
                    </a:xfrm>
                    <a:prstGeom prst="rect">
                      <a:avLst/>
                    </a:prstGeom>
                  </pic:spPr>
                </pic:pic>
              </a:graphicData>
            </a:graphic>
          </wp:inline>
        </w:drawing>
      </w:r>
      <w:r>
        <w:drawing>
          <wp:inline distT="0" distB="0" distL="0" distR="0">
            <wp:extent cx="5943600" cy="6744970"/>
            <wp:effectExtent l="0" t="0" r="0" b="0"/>
            <wp:docPr id="34" name="image29.jpg"/>
            <wp:cNvGraphicFramePr/>
            <a:graphic xmlns:a="http://schemas.openxmlformats.org/drawingml/2006/main">
              <a:graphicData uri="http://schemas.openxmlformats.org/drawingml/2006/picture">
                <pic:pic xmlns:pic="http://schemas.openxmlformats.org/drawingml/2006/picture">
                  <pic:nvPicPr>
                    <pic:cNvPr id="34" name="image29.jpg"/>
                    <pic:cNvPicPr preferRelativeResize="0"/>
                  </pic:nvPicPr>
                  <pic:blipFill>
                    <a:blip r:embed="rId43"/>
                    <a:srcRect/>
                    <a:stretch>
                      <a:fillRect/>
                    </a:stretch>
                  </pic:blipFill>
                  <pic:spPr>
                    <a:xfrm>
                      <a:off x="0" y="0"/>
                      <a:ext cx="5943600" cy="6744970"/>
                    </a:xfrm>
                    <a:prstGeom prst="rect">
                      <a:avLst/>
                    </a:prstGeom>
                  </pic:spPr>
                </pic:pic>
              </a:graphicData>
            </a:graphic>
          </wp:inline>
        </w:drawing>
      </w:r>
      <w:r>
        <w:drawing>
          <wp:inline distT="0" distB="0" distL="0" distR="0">
            <wp:extent cx="5943600" cy="6744970"/>
            <wp:effectExtent l="0" t="0" r="0" b="0"/>
            <wp:docPr id="35" name="image26.jpg"/>
            <wp:cNvGraphicFramePr/>
            <a:graphic xmlns:a="http://schemas.openxmlformats.org/drawingml/2006/main">
              <a:graphicData uri="http://schemas.openxmlformats.org/drawingml/2006/picture">
                <pic:pic xmlns:pic="http://schemas.openxmlformats.org/drawingml/2006/picture">
                  <pic:nvPicPr>
                    <pic:cNvPr id="35" name="image26.jpg"/>
                    <pic:cNvPicPr preferRelativeResize="0"/>
                  </pic:nvPicPr>
                  <pic:blipFill>
                    <a:blip r:embed="rId44"/>
                    <a:srcRect/>
                    <a:stretch>
                      <a:fillRect/>
                    </a:stretch>
                  </pic:blipFill>
                  <pic:spPr>
                    <a:xfrm>
                      <a:off x="0" y="0"/>
                      <a:ext cx="5943600" cy="6744970"/>
                    </a:xfrm>
                    <a:prstGeom prst="rect">
                      <a:avLst/>
                    </a:prstGeom>
                  </pic:spPr>
                </pic:pic>
              </a:graphicData>
            </a:graphic>
          </wp:inline>
        </w:drawing>
      </w:r>
      <w:r>
        <w:drawing>
          <wp:inline distT="0" distB="0" distL="0" distR="0">
            <wp:extent cx="5943600" cy="6744970"/>
            <wp:effectExtent l="0" t="0" r="0" b="0"/>
            <wp:docPr id="16" name="image3.jpg"/>
            <wp:cNvGraphicFramePr/>
            <a:graphic xmlns:a="http://schemas.openxmlformats.org/drawingml/2006/main">
              <a:graphicData uri="http://schemas.openxmlformats.org/drawingml/2006/picture">
                <pic:pic xmlns:pic="http://schemas.openxmlformats.org/drawingml/2006/picture">
                  <pic:nvPicPr>
                    <pic:cNvPr id="16" name="image3.jpg"/>
                    <pic:cNvPicPr preferRelativeResize="0"/>
                  </pic:nvPicPr>
                  <pic:blipFill>
                    <a:blip r:embed="rId45"/>
                    <a:srcRect/>
                    <a:stretch>
                      <a:fillRect/>
                    </a:stretch>
                  </pic:blipFill>
                  <pic:spPr>
                    <a:xfrm>
                      <a:off x="0" y="0"/>
                      <a:ext cx="5943600" cy="6744970"/>
                    </a:xfrm>
                    <a:prstGeom prst="rect">
                      <a:avLst/>
                    </a:prstGeom>
                  </pic:spPr>
                </pic:pic>
              </a:graphicData>
            </a:graphic>
          </wp:inline>
        </w:drawing>
      </w:r>
    </w:p>
    <w:p>
      <w:pPr>
        <w:spacing w:after="160" w:line="259" w:lineRule="auto"/>
        <w:rPr>
          <w:b/>
          <w:sz w:val="32"/>
          <w:szCs w:val="32"/>
        </w:rPr>
      </w:pPr>
      <w:r>
        <w:br w:type="page"/>
      </w:r>
    </w:p>
    <w:p>
      <w:pPr>
        <w:spacing w:after="160" w:line="259" w:lineRule="auto"/>
        <w:rPr>
          <w:b/>
          <w:sz w:val="32"/>
          <w:szCs w:val="32"/>
        </w:rPr>
      </w:pPr>
      <w:r>
        <w:rPr>
          <w:b/>
          <w:sz w:val="32"/>
          <w:szCs w:val="32"/>
        </w:rPr>
        <w:drawing>
          <wp:inline distT="114300" distB="114300" distL="114300" distR="114300">
            <wp:extent cx="4962525" cy="5743575"/>
            <wp:effectExtent l="0" t="0" r="0" b="0"/>
            <wp:docPr id="18" name="image17.jpg"/>
            <wp:cNvGraphicFramePr/>
            <a:graphic xmlns:a="http://schemas.openxmlformats.org/drawingml/2006/main">
              <a:graphicData uri="http://schemas.openxmlformats.org/drawingml/2006/picture">
                <pic:pic xmlns:pic="http://schemas.openxmlformats.org/drawingml/2006/picture">
                  <pic:nvPicPr>
                    <pic:cNvPr id="18" name="image17.jpg"/>
                    <pic:cNvPicPr preferRelativeResize="0"/>
                  </pic:nvPicPr>
                  <pic:blipFill>
                    <a:blip r:embed="rId46"/>
                    <a:srcRect/>
                    <a:stretch>
                      <a:fillRect/>
                    </a:stretch>
                  </pic:blipFill>
                  <pic:spPr>
                    <a:xfrm>
                      <a:off x="0" y="0"/>
                      <a:ext cx="4962525" cy="5743575"/>
                    </a:xfrm>
                    <a:prstGeom prst="rect">
                      <a:avLst/>
                    </a:prstGeom>
                  </pic:spPr>
                </pic:pic>
              </a:graphicData>
            </a:graphic>
          </wp:inline>
        </w:drawing>
      </w:r>
      <w:r>
        <w:rPr>
          <w:b/>
          <w:sz w:val="32"/>
          <w:szCs w:val="32"/>
        </w:rPr>
        <w:drawing>
          <wp:inline distT="114300" distB="114300" distL="114300" distR="114300">
            <wp:extent cx="5153025" cy="5772150"/>
            <wp:effectExtent l="0" t="0" r="0" b="0"/>
            <wp:docPr id="14" name="image21.jpg"/>
            <wp:cNvGraphicFramePr/>
            <a:graphic xmlns:a="http://schemas.openxmlformats.org/drawingml/2006/main">
              <a:graphicData uri="http://schemas.openxmlformats.org/drawingml/2006/picture">
                <pic:pic xmlns:pic="http://schemas.openxmlformats.org/drawingml/2006/picture">
                  <pic:nvPicPr>
                    <pic:cNvPr id="14" name="image21.jpg"/>
                    <pic:cNvPicPr preferRelativeResize="0"/>
                  </pic:nvPicPr>
                  <pic:blipFill>
                    <a:blip r:embed="rId47"/>
                    <a:srcRect/>
                    <a:stretch>
                      <a:fillRect/>
                    </a:stretch>
                  </pic:blipFill>
                  <pic:spPr>
                    <a:xfrm>
                      <a:off x="0" y="0"/>
                      <a:ext cx="5153025" cy="5772150"/>
                    </a:xfrm>
                    <a:prstGeom prst="rect">
                      <a:avLst/>
                    </a:prstGeom>
                  </pic:spPr>
                </pic:pic>
              </a:graphicData>
            </a:graphic>
          </wp:inline>
        </w:drawing>
      </w:r>
      <w:r>
        <w:rPr>
          <w:b/>
          <w:sz w:val="32"/>
          <w:szCs w:val="32"/>
        </w:rPr>
        <w:drawing>
          <wp:inline distT="114300" distB="114300" distL="114300" distR="114300">
            <wp:extent cx="5153025" cy="4019550"/>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5" name="image12.jpg"/>
                    <pic:cNvPicPr preferRelativeResize="0"/>
                  </pic:nvPicPr>
                  <pic:blipFill>
                    <a:blip r:embed="rId48"/>
                    <a:srcRect/>
                    <a:stretch>
                      <a:fillRect/>
                    </a:stretch>
                  </pic:blipFill>
                  <pic:spPr>
                    <a:xfrm>
                      <a:off x="0" y="0"/>
                      <a:ext cx="5153025" cy="4019550"/>
                    </a:xfrm>
                    <a:prstGeom prst="rect">
                      <a:avLst/>
                    </a:prstGeom>
                  </pic:spPr>
                </pic:pic>
              </a:graphicData>
            </a:graphic>
          </wp:inline>
        </w:drawing>
      </w:r>
      <w:r>
        <w:rPr>
          <w:b/>
          <w:sz w:val="32"/>
          <w:szCs w:val="32"/>
        </w:rPr>
        <w:t xml:space="preserve"> </w:t>
      </w:r>
      <w:r>
        <w:rPr>
          <w:b/>
          <w:sz w:val="32"/>
          <w:szCs w:val="32"/>
        </w:rPr>
        <w:drawing>
          <wp:inline distT="114300" distB="114300" distL="114300" distR="114300">
            <wp:extent cx="6645275" cy="7581900"/>
            <wp:effectExtent l="0" t="0" r="0" b="0"/>
            <wp:docPr id="26" name="image34.jpg"/>
            <wp:cNvGraphicFramePr/>
            <a:graphic xmlns:a="http://schemas.openxmlformats.org/drawingml/2006/main">
              <a:graphicData uri="http://schemas.openxmlformats.org/drawingml/2006/picture">
                <pic:pic xmlns:pic="http://schemas.openxmlformats.org/drawingml/2006/picture">
                  <pic:nvPicPr>
                    <pic:cNvPr id="26" name="image34.jpg"/>
                    <pic:cNvPicPr preferRelativeResize="0"/>
                  </pic:nvPicPr>
                  <pic:blipFill>
                    <a:blip r:embed="rId49"/>
                    <a:srcRect/>
                    <a:stretch>
                      <a:fillRect/>
                    </a:stretch>
                  </pic:blipFill>
                  <pic:spPr>
                    <a:xfrm>
                      <a:off x="0" y="0"/>
                      <a:ext cx="6645600" cy="7581900"/>
                    </a:xfrm>
                    <a:prstGeom prst="rect">
                      <a:avLst/>
                    </a:prstGeom>
                  </pic:spPr>
                </pic:pic>
              </a:graphicData>
            </a:graphic>
          </wp:inline>
        </w:drawing>
      </w:r>
      <w:r>
        <w:t xml:space="preserve"> </w:t>
      </w:r>
      <w:r>
        <w:drawing>
          <wp:inline distT="0" distB="0" distL="0" distR="0">
            <wp:extent cx="5149215" cy="5073015"/>
            <wp:effectExtent l="0" t="0" r="0" b="0"/>
            <wp:docPr id="102761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11463"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149215" cy="5073015"/>
                    </a:xfrm>
                    <a:prstGeom prst="rect">
                      <a:avLst/>
                    </a:prstGeom>
                    <a:noFill/>
                    <a:ln>
                      <a:noFill/>
                    </a:ln>
                  </pic:spPr>
                </pic:pic>
              </a:graphicData>
            </a:graphic>
          </wp:inline>
        </w:drawing>
      </w:r>
      <w:r>
        <w:t xml:space="preserve"> </w:t>
      </w:r>
      <w:r>
        <w:drawing>
          <wp:inline distT="0" distB="0" distL="0" distR="0">
            <wp:extent cx="6646545" cy="7036435"/>
            <wp:effectExtent l="0" t="0" r="1905" b="0"/>
            <wp:docPr id="8773222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22236"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646545" cy="7036435"/>
                    </a:xfrm>
                    <a:prstGeom prst="rect">
                      <a:avLst/>
                    </a:prstGeom>
                    <a:noFill/>
                    <a:ln>
                      <a:noFill/>
                    </a:ln>
                  </pic:spPr>
                </pic:pic>
              </a:graphicData>
            </a:graphic>
          </wp:inline>
        </w:drawing>
      </w:r>
    </w:p>
    <w:p>
      <w:pPr>
        <w:spacing w:after="160" w:line="259" w:lineRule="auto"/>
        <w:rPr>
          <w:b/>
          <w:sz w:val="32"/>
          <w:szCs w:val="32"/>
        </w:rPr>
      </w:pPr>
    </w:p>
    <w:p>
      <w:pPr>
        <w:spacing w:after="160" w:line="259" w:lineRule="auto"/>
        <w:rPr>
          <w:b/>
          <w:sz w:val="32"/>
          <w:szCs w:val="32"/>
        </w:rPr>
      </w:pPr>
    </w:p>
    <w:p>
      <w:pPr>
        <w:spacing w:after="160" w:line="259" w:lineRule="auto"/>
        <w:rPr>
          <w:b/>
          <w:sz w:val="32"/>
          <w:szCs w:val="32"/>
        </w:rPr>
      </w:pPr>
    </w:p>
    <w:p>
      <w:pPr>
        <w:spacing w:after="160" w:line="259" w:lineRule="auto"/>
        <w:rPr>
          <w:b/>
          <w:sz w:val="32"/>
          <w:szCs w:val="32"/>
        </w:rPr>
      </w:pPr>
    </w:p>
    <w:p>
      <w:pPr>
        <w:spacing w:after="160" w:line="259" w:lineRule="auto"/>
        <w:rPr>
          <w:b/>
          <w:sz w:val="32"/>
          <w:szCs w:val="32"/>
        </w:rPr>
      </w:pPr>
    </w:p>
    <w:p>
      <w:pPr>
        <w:spacing w:after="160" w:line="259" w:lineRule="auto"/>
        <w:rPr>
          <w:b/>
          <w:sz w:val="32"/>
          <w:szCs w:val="32"/>
        </w:rPr>
      </w:pPr>
      <w:r>
        <w:drawing>
          <wp:inline distT="0" distB="0" distL="0" distR="0">
            <wp:extent cx="5943600" cy="2863850"/>
            <wp:effectExtent l="0" t="0" r="0" b="0"/>
            <wp:docPr id="1661946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46349"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943600" cy="2863850"/>
                    </a:xfrm>
                    <a:prstGeom prst="rect">
                      <a:avLst/>
                    </a:prstGeom>
                    <a:noFill/>
                    <a:ln>
                      <a:noFill/>
                    </a:ln>
                  </pic:spPr>
                </pic:pic>
              </a:graphicData>
            </a:graphic>
          </wp:inline>
        </w:drawing>
      </w:r>
    </w:p>
    <w:p>
      <w:pPr>
        <w:spacing w:after="160" w:line="259" w:lineRule="auto"/>
        <w:rPr>
          <w:b/>
          <w:sz w:val="32"/>
          <w:szCs w:val="32"/>
        </w:rPr>
      </w:pPr>
    </w:p>
    <w:p>
      <w:pPr>
        <w:spacing w:after="160" w:line="259" w:lineRule="auto"/>
        <w:rPr>
          <w:b/>
          <w:sz w:val="32"/>
          <w:szCs w:val="32"/>
        </w:rPr>
      </w:pPr>
    </w:p>
    <w:p>
      <w:pPr>
        <w:spacing w:after="160" w:line="259" w:lineRule="auto"/>
        <w:rPr>
          <w:b/>
          <w:sz w:val="32"/>
          <w:szCs w:val="32"/>
        </w:rPr>
      </w:pPr>
    </w:p>
    <w:p>
      <w:pPr>
        <w:spacing w:after="160" w:line="259" w:lineRule="auto"/>
        <w:rPr>
          <w:b/>
          <w:sz w:val="32"/>
          <w:szCs w:val="32"/>
        </w:rPr>
      </w:pPr>
    </w:p>
    <w:p>
      <w:pPr>
        <w:spacing w:after="160" w:line="259" w:lineRule="auto"/>
        <w:rPr>
          <w:b/>
          <w:sz w:val="32"/>
          <w:szCs w:val="32"/>
        </w:rPr>
      </w:pPr>
    </w:p>
    <w:p>
      <w:pPr>
        <w:spacing w:after="160" w:line="259" w:lineRule="auto"/>
        <w:rPr>
          <w:b/>
          <w:sz w:val="32"/>
          <w:szCs w:val="32"/>
        </w:rPr>
      </w:pPr>
    </w:p>
    <w:p>
      <w:pPr>
        <w:spacing w:after="160" w:line="259" w:lineRule="auto"/>
        <w:rPr>
          <w:b/>
          <w:sz w:val="32"/>
          <w:szCs w:val="32"/>
        </w:rPr>
      </w:pPr>
    </w:p>
    <w:p>
      <w:pPr>
        <w:spacing w:after="160" w:line="259" w:lineRule="auto"/>
        <w:rPr>
          <w:b/>
          <w:sz w:val="32"/>
          <w:szCs w:val="32"/>
        </w:rPr>
      </w:pPr>
    </w:p>
    <w:p>
      <w:pPr>
        <w:spacing w:after="160" w:line="259" w:lineRule="auto"/>
        <w:rPr>
          <w:b/>
          <w:sz w:val="32"/>
          <w:szCs w:val="32"/>
        </w:rPr>
      </w:pPr>
    </w:p>
    <w:p>
      <w:pPr>
        <w:spacing w:after="160" w:line="259" w:lineRule="auto"/>
        <w:rPr>
          <w:b/>
          <w:sz w:val="32"/>
          <w:szCs w:val="32"/>
        </w:rPr>
      </w:pPr>
    </w:p>
    <w:p>
      <w:pPr>
        <w:spacing w:after="160" w:line="259" w:lineRule="auto"/>
        <w:rPr>
          <w:b/>
          <w:sz w:val="32"/>
          <w:szCs w:val="32"/>
        </w:rPr>
      </w:pPr>
    </w:p>
    <w:p>
      <w:pPr>
        <w:spacing w:after="160" w:line="259" w:lineRule="auto"/>
        <w:rPr>
          <w:b/>
          <w:sz w:val="32"/>
          <w:szCs w:val="32"/>
        </w:rPr>
      </w:pPr>
    </w:p>
    <w:p>
      <w:pPr>
        <w:spacing w:after="160" w:line="259" w:lineRule="auto"/>
        <w:rPr>
          <w:b/>
          <w:sz w:val="32"/>
          <w:szCs w:val="32"/>
        </w:rPr>
        <w:sectPr>
          <w:headerReference r:id="rId12" w:type="first"/>
          <w:footerReference r:id="rId14" w:type="first"/>
          <w:headerReference r:id="rId11" w:type="default"/>
          <w:footerReference r:id="rId13" w:type="default"/>
          <w:pgSz w:w="11907" w:h="16840"/>
          <w:pgMar w:top="720" w:right="720" w:bottom="720" w:left="720" w:header="720" w:footer="720" w:gutter="0"/>
          <w:cols w:space="720" w:num="1"/>
          <w:titlePg/>
        </w:sectPr>
      </w:pPr>
      <w:r>
        <w:drawing>
          <wp:inline distT="0" distB="0" distL="0" distR="0">
            <wp:extent cx="5822950" cy="8223250"/>
            <wp:effectExtent l="0" t="0" r="6350" b="6350"/>
            <wp:docPr id="599853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53718"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822950" cy="8223250"/>
                    </a:xfrm>
                    <a:prstGeom prst="rect">
                      <a:avLst/>
                    </a:prstGeom>
                    <a:noFill/>
                    <a:ln>
                      <a:noFill/>
                    </a:ln>
                  </pic:spPr>
                </pic:pic>
              </a:graphicData>
            </a:graphic>
          </wp:inline>
        </w:drawing>
      </w:r>
    </w:p>
    <w:p>
      <w:pPr>
        <w:rPr>
          <w:sz w:val="32"/>
          <w:szCs w:val="32"/>
        </w:rPr>
      </w:pPr>
    </w:p>
    <w:p>
      <w:pPr>
        <w:rPr>
          <w:b/>
          <w:sz w:val="32"/>
          <w:szCs w:val="32"/>
        </w:rPr>
      </w:pPr>
    </w:p>
    <w:p>
      <w:pPr>
        <w:rPr>
          <w:sz w:val="32"/>
          <w:szCs w:val="32"/>
        </w:rPr>
      </w:pPr>
    </w:p>
    <w:p>
      <w:pPr>
        <w:rPr>
          <w:b/>
          <w:sz w:val="32"/>
          <w:szCs w:val="32"/>
        </w:rPr>
      </w:pPr>
    </w:p>
    <w:p>
      <w:pPr>
        <w:spacing w:after="160" w:line="259" w:lineRule="auto"/>
        <w:rPr>
          <w:b/>
          <w:sz w:val="32"/>
          <w:szCs w:val="32"/>
        </w:rPr>
      </w:pPr>
      <w:r>
        <w:rPr>
          <w:b/>
          <w:sz w:val="32"/>
          <w:szCs w:val="32"/>
        </w:rPr>
        <w:drawing>
          <wp:inline distT="114300" distB="114300" distL="114300" distR="114300">
            <wp:extent cx="6000750" cy="2895600"/>
            <wp:effectExtent l="0" t="0" r="0" b="0"/>
            <wp:docPr id="751865919" name="image5.png"/>
            <wp:cNvGraphicFramePr/>
            <a:graphic xmlns:a="http://schemas.openxmlformats.org/drawingml/2006/main">
              <a:graphicData uri="http://schemas.openxmlformats.org/drawingml/2006/picture">
                <pic:pic xmlns:pic="http://schemas.openxmlformats.org/drawingml/2006/picture">
                  <pic:nvPicPr>
                    <pic:cNvPr id="751865919" name="image5.png"/>
                    <pic:cNvPicPr preferRelativeResize="0"/>
                  </pic:nvPicPr>
                  <pic:blipFill>
                    <a:blip r:embed="rId54"/>
                    <a:srcRect/>
                    <a:stretch>
                      <a:fillRect/>
                    </a:stretch>
                  </pic:blipFill>
                  <pic:spPr>
                    <a:xfrm>
                      <a:off x="0" y="0"/>
                      <a:ext cx="6000750" cy="2895600"/>
                    </a:xfrm>
                    <a:prstGeom prst="rect">
                      <a:avLst/>
                    </a:prstGeom>
                  </pic:spPr>
                </pic:pic>
              </a:graphicData>
            </a:graphic>
          </wp:inline>
        </w:drawing>
      </w:r>
    </w:p>
    <w:p>
      <w:pPr>
        <w:spacing w:after="160" w:line="259" w:lineRule="auto"/>
        <w:sectPr>
          <w:footerReference r:id="rId15" w:type="default"/>
          <w:pgSz w:w="11907" w:h="16840"/>
          <w:pgMar w:top="720" w:right="720" w:bottom="720" w:left="720" w:header="720" w:footer="720" w:gutter="0"/>
          <w:cols w:space="720" w:num="1"/>
          <w:titlePg/>
        </w:sectPr>
      </w:pPr>
      <w:r>
        <w:rPr>
          <w:b/>
          <w:sz w:val="32"/>
          <w:szCs w:val="32"/>
        </w:rPr>
        <w:drawing>
          <wp:inline distT="114300" distB="114300" distL="114300" distR="114300">
            <wp:extent cx="6000750" cy="8629650"/>
            <wp:effectExtent l="0" t="0" r="0" b="0"/>
            <wp:docPr id="4" name="image32.png"/>
            <wp:cNvGraphicFramePr/>
            <a:graphic xmlns:a="http://schemas.openxmlformats.org/drawingml/2006/main">
              <a:graphicData uri="http://schemas.openxmlformats.org/drawingml/2006/picture">
                <pic:pic xmlns:pic="http://schemas.openxmlformats.org/drawingml/2006/picture">
                  <pic:nvPicPr>
                    <pic:cNvPr id="4" name="image32.png"/>
                    <pic:cNvPicPr preferRelativeResize="0"/>
                  </pic:nvPicPr>
                  <pic:blipFill>
                    <a:blip r:embed="rId55"/>
                    <a:srcRect/>
                    <a:stretch>
                      <a:fillRect/>
                    </a:stretch>
                  </pic:blipFill>
                  <pic:spPr>
                    <a:xfrm>
                      <a:off x="0" y="0"/>
                      <a:ext cx="6000750" cy="8629650"/>
                    </a:xfrm>
                    <a:prstGeom prst="rect">
                      <a:avLst/>
                    </a:prstGeom>
                  </pic:spPr>
                </pic:pic>
              </a:graphicData>
            </a:graphic>
          </wp:inline>
        </w:drawing>
      </w:r>
    </w:p>
    <w:p>
      <w:pPr>
        <w:spacing w:after="160" w:line="259" w:lineRule="auto"/>
        <w:rPr>
          <w:b/>
          <w:sz w:val="32"/>
          <w:szCs w:val="32"/>
        </w:rPr>
      </w:pPr>
      <w:r>
        <w:rPr>
          <w:b/>
          <w:sz w:val="32"/>
          <w:szCs w:val="32"/>
        </w:rPr>
        <w:t>3.</w:t>
      </w:r>
      <w:sdt>
        <w:sdtPr>
          <w:tag w:val="goog_rdk_3"/>
          <w:id w:val="-826517226"/>
        </w:sdtPr>
        <w:sdtContent/>
      </w:sdt>
      <w:r>
        <w:rPr>
          <w:b/>
          <w:sz w:val="32"/>
          <w:szCs w:val="32"/>
        </w:rPr>
        <w:t xml:space="preserve"> Class diagrams:</w:t>
      </w:r>
    </w:p>
    <w:p>
      <w:pPr>
        <w:rPr>
          <w:lang w:val="vi-VN"/>
        </w:rPr>
      </w:pPr>
    </w:p>
    <w:p>
      <w:pPr>
        <w:rPr>
          <w:lang w:val="vi-VN"/>
        </w:rPr>
      </w:pPr>
      <w:r>
        <w:drawing>
          <wp:inline distT="0" distB="0" distL="0" distR="0">
            <wp:extent cx="5943600" cy="5600065"/>
            <wp:effectExtent l="0" t="0" r="0" b="635"/>
            <wp:docPr id="204082752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27527" name="Picture 1" descr="A diagram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943600" cy="5600065"/>
                    </a:xfrm>
                    <a:prstGeom prst="rect">
                      <a:avLst/>
                    </a:prstGeom>
                    <a:noFill/>
                    <a:ln>
                      <a:noFill/>
                    </a:ln>
                  </pic:spPr>
                </pic:pic>
              </a:graphicData>
            </a:graphic>
          </wp:inline>
        </w:drawing>
      </w:r>
    </w:p>
    <w:p>
      <w:pPr>
        <w:rPr>
          <w:lang w:val="vi-VN"/>
        </w:rPr>
      </w:pPr>
    </w:p>
    <w:p>
      <w:pPr>
        <w:rPr>
          <w:lang w:val="vi-VN"/>
        </w:rPr>
      </w:pPr>
    </w:p>
    <w:p>
      <w:pPr>
        <w:rPr>
          <w:lang w:val="vi-VN"/>
        </w:rPr>
        <w:sectPr>
          <w:pgSz w:w="11907" w:h="16840"/>
          <w:pgMar w:top="720" w:right="720" w:bottom="720" w:left="720" w:header="720" w:footer="720" w:gutter="0"/>
          <w:cols w:space="720" w:num="1"/>
          <w:titlePg/>
        </w:sectPr>
      </w:pPr>
    </w:p>
    <w:p>
      <w:pPr>
        <w:rPr>
          <w:lang w:val="vi-VN"/>
        </w:rPr>
      </w:pPr>
    </w:p>
    <w:p>
      <w:pPr>
        <w:spacing w:before="240" w:after="240"/>
        <w:rPr>
          <w:b/>
          <w:color w:val="1F3864"/>
          <w:sz w:val="40"/>
          <w:szCs w:val="40"/>
        </w:rPr>
      </w:pPr>
      <w:r>
        <w:rPr>
          <w:b/>
          <w:color w:val="1F3864"/>
          <w:sz w:val="40"/>
          <w:szCs w:val="40"/>
        </w:rPr>
        <w:t>Database Design/Structure:</w:t>
      </w:r>
    </w:p>
    <w:p>
      <w:pPr>
        <w:spacing w:before="240" w:after="240" w:line="360" w:lineRule="auto"/>
        <w:rPr>
          <w:b/>
          <w:color w:val="1F3864"/>
          <w:sz w:val="28"/>
          <w:szCs w:val="28"/>
        </w:rPr>
      </w:pPr>
      <w:r>
        <w:rPr>
          <w:b/>
          <w:color w:val="1F3864"/>
          <w:sz w:val="28"/>
          <w:szCs w:val="28"/>
        </w:rPr>
        <w:t>I. ER/Class Diagram:</w:t>
      </w:r>
    </w:p>
    <w:p>
      <w:r>
        <w:drawing>
          <wp:inline distT="0" distB="0" distL="0" distR="0">
            <wp:extent cx="5943600" cy="4328160"/>
            <wp:effectExtent l="0" t="0" r="0" b="0"/>
            <wp:docPr id="201347942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79424" name="Picture 1" descr="A computer screen 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943600" cy="4328160"/>
                    </a:xfrm>
                    <a:prstGeom prst="rect">
                      <a:avLst/>
                    </a:prstGeom>
                    <a:noFill/>
                    <a:ln>
                      <a:noFill/>
                    </a:ln>
                  </pic:spPr>
                </pic:pic>
              </a:graphicData>
            </a:graphic>
          </wp:inline>
        </w:drawing>
      </w:r>
    </w:p>
    <w:p/>
    <w:p/>
    <w:p/>
    <w:p/>
    <w:p/>
    <w:p/>
    <w:p/>
    <w:p/>
    <w:p/>
    <w:p>
      <w:pPr>
        <w:spacing w:before="240" w:after="240" w:line="360" w:lineRule="auto"/>
        <w:rPr>
          <w:sz w:val="40"/>
          <w:szCs w:val="40"/>
        </w:rPr>
      </w:pPr>
      <w:r>
        <w:rPr>
          <w:b/>
          <w:color w:val="1F3864"/>
          <w:sz w:val="28"/>
          <w:szCs w:val="28"/>
        </w:rPr>
        <w:t>II. Table Description:</w:t>
      </w:r>
    </w:p>
    <w:tbl>
      <w:tblPr>
        <w:tblStyle w:val="33"/>
        <w:tblW w:w="10321" w:type="dxa"/>
        <w:tblInd w:w="15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86"/>
        <w:gridCol w:w="2228"/>
        <w:gridCol w:w="2906"/>
        <w:gridCol w:w="28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10321" w:type="dxa"/>
            <w:gridSpan w:val="4"/>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suppliers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Field Name</w:t>
            </w:r>
          </w:p>
        </w:tc>
        <w:tc>
          <w:tcPr>
            <w:tcW w:w="2228"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Data Type</w:t>
            </w:r>
          </w:p>
        </w:tc>
        <w:tc>
          <w:tcPr>
            <w:tcW w:w="2906"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 xml:space="preserve">Constraint </w:t>
            </w:r>
            <w:r>
              <w:rPr>
                <w:rFonts w:eastAsia="SimSun" w:cs="Times New Roman"/>
                <w:b/>
                <w:color w:val="000000"/>
                <w:sz w:val="28"/>
                <w:szCs w:val="28"/>
              </w:rPr>
              <w:br w:type="textWrapping"/>
            </w:r>
            <w:r>
              <w:rPr>
                <w:rFonts w:eastAsia="SimSun" w:cs="Times New Roman"/>
                <w:b/>
                <w:color w:val="000000"/>
                <w:sz w:val="28"/>
                <w:szCs w:val="28"/>
              </w:rPr>
              <w:t>(Primary Key, Foreign Key, Identity, Not Null,...)</w:t>
            </w:r>
          </w:p>
        </w:tc>
        <w:tc>
          <w:tcPr>
            <w:tcW w:w="2801"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supplierID</w:t>
            </w:r>
          </w:p>
        </w:tc>
        <w:tc>
          <w:tcPr>
            <w:tcW w:w="2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60" w:beforeAutospacing="0" w:after="60" w:afterAutospacing="0" w:line="12" w:lineRule="atLeast"/>
              <w:rPr>
                <w:rFonts w:hint="default"/>
                <w:color w:val="000000"/>
                <w:sz w:val="28"/>
                <w:szCs w:val="28"/>
                <w:lang w:val="en-US"/>
              </w:rPr>
            </w:pPr>
            <w:r>
              <w:rPr>
                <w:rFonts w:hint="default"/>
                <w:color w:val="000000"/>
                <w:sz w:val="28"/>
                <w:szCs w:val="28"/>
                <w:lang w:val="en-US"/>
              </w:rPr>
              <w:t>Nvarchar(5)</w:t>
            </w:r>
          </w:p>
        </w:tc>
        <w:tc>
          <w:tcPr>
            <w:tcW w:w="290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 xml:space="preserve"> Primary key</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supplier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supplierName</w:t>
            </w:r>
          </w:p>
        </w:tc>
        <w:tc>
          <w:tcPr>
            <w:tcW w:w="2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nvarchar(255)</w:t>
            </w:r>
          </w:p>
        </w:tc>
        <w:tc>
          <w:tcPr>
            <w:tcW w:w="290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Not null</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supplier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email</w:t>
            </w:r>
          </w:p>
        </w:tc>
        <w:tc>
          <w:tcPr>
            <w:tcW w:w="2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nvarchar(255)</w:t>
            </w:r>
          </w:p>
        </w:tc>
        <w:tc>
          <w:tcPr>
            <w:tcW w:w="290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email of supplier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phone</w:t>
            </w:r>
          </w:p>
        </w:tc>
        <w:tc>
          <w:tcPr>
            <w:tcW w:w="2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nvarchar(15)</w:t>
            </w:r>
          </w:p>
        </w:tc>
        <w:tc>
          <w:tcPr>
            <w:tcW w:w="290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phone of supplier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status</w:t>
            </w:r>
          </w:p>
        </w:tc>
        <w:tc>
          <w:tcPr>
            <w:tcW w:w="2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bit</w:t>
            </w:r>
          </w:p>
        </w:tc>
        <w:tc>
          <w:tcPr>
            <w:tcW w:w="290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status of supplier, 1:on, 0:off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website</w:t>
            </w:r>
          </w:p>
        </w:tc>
        <w:tc>
          <w:tcPr>
            <w:tcW w:w="2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nvarchar(255)</w:t>
            </w:r>
          </w:p>
        </w:tc>
        <w:tc>
          <w:tcPr>
            <w:tcW w:w="290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website of supplier</w:t>
            </w:r>
          </w:p>
        </w:tc>
      </w:tr>
    </w:tbl>
    <w:p/>
    <w:tbl>
      <w:tblPr>
        <w:tblStyle w:val="33"/>
        <w:tblW w:w="10321" w:type="dxa"/>
        <w:tblInd w:w="15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86"/>
        <w:gridCol w:w="1844"/>
        <w:gridCol w:w="3290"/>
        <w:gridCol w:w="28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10321" w:type="dxa"/>
            <w:gridSpan w:val="4"/>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authors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Field Name</w:t>
            </w:r>
          </w:p>
        </w:tc>
        <w:tc>
          <w:tcPr>
            <w:tcW w:w="1844"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Data Type</w:t>
            </w:r>
          </w:p>
        </w:tc>
        <w:tc>
          <w:tcPr>
            <w:tcW w:w="3290"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 xml:space="preserve">Constraint </w:t>
            </w:r>
            <w:r>
              <w:rPr>
                <w:rFonts w:eastAsia="SimSun" w:cs="Times New Roman"/>
                <w:b/>
                <w:color w:val="000000"/>
                <w:sz w:val="28"/>
                <w:szCs w:val="28"/>
              </w:rPr>
              <w:br w:type="textWrapping"/>
            </w:r>
            <w:r>
              <w:rPr>
                <w:rFonts w:eastAsia="SimSun" w:cs="Times New Roman"/>
                <w:b/>
                <w:color w:val="000000"/>
                <w:sz w:val="28"/>
                <w:szCs w:val="28"/>
              </w:rPr>
              <w:t>(Primary Key, Foreign Key, Identity, Not Null,...)</w:t>
            </w:r>
          </w:p>
        </w:tc>
        <w:tc>
          <w:tcPr>
            <w:tcW w:w="2801"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authorID</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60" w:beforeAutospacing="0" w:after="60" w:afterAutospacing="0" w:line="12" w:lineRule="atLeast"/>
              <w:rPr>
                <w:color w:val="000000"/>
                <w:sz w:val="28"/>
                <w:szCs w:val="28"/>
              </w:rPr>
            </w:pPr>
            <w:r>
              <w:rPr>
                <w:color w:val="000000"/>
                <w:sz w:val="28"/>
                <w:szCs w:val="28"/>
              </w:rPr>
              <w:t>int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Identity(1, 1), Primary key</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author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authorName</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nvarchar(255)</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Not null</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author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 xml:space="preserve">email </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nvarchar(255)</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email of author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phone</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nvarchar(15)</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phone of author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description</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text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description of author</w:t>
            </w:r>
          </w:p>
        </w:tc>
      </w:tr>
    </w:tbl>
    <w:p/>
    <w:tbl>
      <w:tblPr>
        <w:tblStyle w:val="33"/>
        <w:tblW w:w="10321" w:type="dxa"/>
        <w:tblInd w:w="15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86"/>
        <w:gridCol w:w="1844"/>
        <w:gridCol w:w="3290"/>
        <w:gridCol w:w="28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10321" w:type="dxa"/>
            <w:gridSpan w:val="4"/>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users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Field Name</w:t>
            </w:r>
          </w:p>
        </w:tc>
        <w:tc>
          <w:tcPr>
            <w:tcW w:w="1844"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Data Type</w:t>
            </w:r>
          </w:p>
        </w:tc>
        <w:tc>
          <w:tcPr>
            <w:tcW w:w="3290"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 xml:space="preserve">Constraint </w:t>
            </w:r>
            <w:r>
              <w:rPr>
                <w:rFonts w:eastAsia="SimSun" w:cs="Times New Roman"/>
                <w:b/>
                <w:color w:val="000000"/>
                <w:sz w:val="28"/>
                <w:szCs w:val="28"/>
              </w:rPr>
              <w:br w:type="textWrapping"/>
            </w:r>
            <w:r>
              <w:rPr>
                <w:rFonts w:eastAsia="SimSun" w:cs="Times New Roman"/>
                <w:b/>
                <w:color w:val="000000"/>
                <w:sz w:val="28"/>
                <w:szCs w:val="28"/>
              </w:rPr>
              <w:t>(Primary Key, Foreign Key, Identity, Not Null,...)</w:t>
            </w:r>
          </w:p>
        </w:tc>
        <w:tc>
          <w:tcPr>
            <w:tcW w:w="2801"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userID</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60" w:beforeAutospacing="0" w:after="60" w:afterAutospacing="0" w:line="12" w:lineRule="atLeast"/>
              <w:rPr>
                <w:color w:val="000000"/>
                <w:sz w:val="28"/>
                <w:szCs w:val="28"/>
              </w:rPr>
            </w:pPr>
            <w:r>
              <w:rPr>
                <w:color w:val="000000"/>
                <w:sz w:val="28"/>
                <w:szCs w:val="28"/>
              </w:rPr>
              <w:t>int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Identity(1, 1), Primary key</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user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userName</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nvarchar(255)</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Not null</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user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email</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nvarchar(10)</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Not null</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email of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password</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nvarchar(20)</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password of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phone</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nvarchar(15)</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phone of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gender</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bit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gender of user, 1 : male, 0 : female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address</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nvarchar(255)</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address of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avatar</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nvarchar(255)</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avatar of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status</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bit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status of user, 1:on, 2:off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role</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nvarchar(50)</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not null</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role of use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createAt</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datetime</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create at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updateAt</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datetime</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update at user</w:t>
            </w:r>
          </w:p>
        </w:tc>
      </w:tr>
    </w:tbl>
    <w:p/>
    <w:p>
      <w:pPr>
        <w:spacing w:after="160" w:line="259" w:lineRule="auto"/>
      </w:pPr>
      <w:r>
        <w:br w:type="page"/>
      </w:r>
    </w:p>
    <w:tbl>
      <w:tblPr>
        <w:tblStyle w:val="33"/>
        <w:tblpPr w:leftFromText="180" w:rightFromText="180" w:tblpY="-420"/>
        <w:tblW w:w="1032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86"/>
        <w:gridCol w:w="1844"/>
        <w:gridCol w:w="3290"/>
        <w:gridCol w:w="28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10321" w:type="dxa"/>
            <w:gridSpan w:val="4"/>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categories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Field Name</w:t>
            </w:r>
          </w:p>
        </w:tc>
        <w:tc>
          <w:tcPr>
            <w:tcW w:w="1844"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Data Type</w:t>
            </w:r>
          </w:p>
        </w:tc>
        <w:tc>
          <w:tcPr>
            <w:tcW w:w="3290"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 xml:space="preserve">Constraint </w:t>
            </w:r>
            <w:r>
              <w:rPr>
                <w:rFonts w:eastAsia="SimSun" w:cs="Times New Roman"/>
                <w:b/>
                <w:color w:val="000000"/>
                <w:sz w:val="28"/>
                <w:szCs w:val="28"/>
              </w:rPr>
              <w:br w:type="textWrapping"/>
            </w:r>
            <w:r>
              <w:rPr>
                <w:rFonts w:eastAsia="SimSun" w:cs="Times New Roman"/>
                <w:b/>
                <w:color w:val="000000"/>
                <w:sz w:val="28"/>
                <w:szCs w:val="28"/>
              </w:rPr>
              <w:t>(Primary Key, Foreign Key, Identity, Not Null,...)</w:t>
            </w:r>
          </w:p>
        </w:tc>
        <w:tc>
          <w:tcPr>
            <w:tcW w:w="2801"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categoryID</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60" w:beforeAutospacing="0" w:after="60" w:afterAutospacing="0" w:line="12" w:lineRule="atLeast"/>
              <w:rPr>
                <w:color w:val="000000"/>
                <w:sz w:val="28"/>
                <w:szCs w:val="28"/>
              </w:rPr>
            </w:pPr>
            <w:r>
              <w:rPr>
                <w:color w:val="000000"/>
                <w:sz w:val="28"/>
                <w:szCs w:val="28"/>
              </w:rPr>
              <w:t>nvarchar(2)</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 xml:space="preserve"> Primary key</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category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categoryName</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nvarchar(255)</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Not null</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category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description</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text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description of category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status</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bit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status of category, 1:hot, 0:not hot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createAt</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datetime</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create at category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updateAt</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datetime</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update at category</w:t>
            </w:r>
          </w:p>
        </w:tc>
      </w:tr>
    </w:tbl>
    <w:p/>
    <w:tbl>
      <w:tblPr>
        <w:tblStyle w:val="33"/>
        <w:tblW w:w="10321" w:type="dxa"/>
        <w:tblInd w:w="15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86"/>
        <w:gridCol w:w="1844"/>
        <w:gridCol w:w="3290"/>
        <w:gridCol w:w="28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10321" w:type="dxa"/>
            <w:gridSpan w:val="4"/>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subcategories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Field Name</w:t>
            </w:r>
          </w:p>
        </w:tc>
        <w:tc>
          <w:tcPr>
            <w:tcW w:w="1844"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Data Type</w:t>
            </w:r>
          </w:p>
        </w:tc>
        <w:tc>
          <w:tcPr>
            <w:tcW w:w="3290"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 xml:space="preserve">Constraint </w:t>
            </w:r>
            <w:r>
              <w:rPr>
                <w:rFonts w:eastAsia="SimSun" w:cs="Times New Roman"/>
                <w:b/>
                <w:color w:val="000000"/>
                <w:sz w:val="28"/>
                <w:szCs w:val="28"/>
              </w:rPr>
              <w:br w:type="textWrapping"/>
            </w:r>
            <w:r>
              <w:rPr>
                <w:rFonts w:eastAsia="SimSun" w:cs="Times New Roman"/>
                <w:b/>
                <w:color w:val="000000"/>
                <w:sz w:val="28"/>
                <w:szCs w:val="28"/>
              </w:rPr>
              <w:t>(Primary Key, Foreign Key, Identity, Not Null,...)</w:t>
            </w:r>
          </w:p>
        </w:tc>
        <w:tc>
          <w:tcPr>
            <w:tcW w:w="2801"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subcategoryID</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60" w:beforeAutospacing="0" w:after="60" w:afterAutospacing="0" w:line="12" w:lineRule="atLeast"/>
              <w:rPr>
                <w:color w:val="000000"/>
                <w:sz w:val="28"/>
                <w:szCs w:val="28"/>
              </w:rPr>
            </w:pPr>
            <w:r>
              <w:rPr>
                <w:color w:val="000000"/>
                <w:sz w:val="28"/>
                <w:szCs w:val="28"/>
              </w:rPr>
              <w:t>nvarchar(5)</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Primary key, not null</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subcategory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subcategoryName</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nvarchar(255)</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Not null</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subcategory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description</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text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Not null</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description of subcategory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status</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bit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status of subcategory, 1:hot, 0:not hot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createAt</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datetime</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create at subcategory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updateAt</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datetime</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update at subcategory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categoryID</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nvarchar(2)</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foreign key</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category code</w:t>
            </w:r>
          </w:p>
        </w:tc>
      </w:tr>
    </w:tbl>
    <w:p/>
    <w:tbl>
      <w:tblPr>
        <w:tblStyle w:val="33"/>
        <w:tblW w:w="10321" w:type="dxa"/>
        <w:tblInd w:w="15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86"/>
        <w:gridCol w:w="1844"/>
        <w:gridCol w:w="3290"/>
        <w:gridCol w:w="28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10321" w:type="dxa"/>
            <w:gridSpan w:val="4"/>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products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Field Name</w:t>
            </w:r>
          </w:p>
        </w:tc>
        <w:tc>
          <w:tcPr>
            <w:tcW w:w="1844"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Data Type</w:t>
            </w:r>
          </w:p>
        </w:tc>
        <w:tc>
          <w:tcPr>
            <w:tcW w:w="3290"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 xml:space="preserve">Constraint </w:t>
            </w:r>
            <w:r>
              <w:rPr>
                <w:rFonts w:eastAsia="SimSun" w:cs="Times New Roman"/>
                <w:b/>
                <w:color w:val="000000"/>
                <w:sz w:val="28"/>
                <w:szCs w:val="28"/>
              </w:rPr>
              <w:br w:type="textWrapping"/>
            </w:r>
            <w:r>
              <w:rPr>
                <w:rFonts w:eastAsia="SimSun" w:cs="Times New Roman"/>
                <w:b/>
                <w:color w:val="000000"/>
                <w:sz w:val="28"/>
                <w:szCs w:val="28"/>
              </w:rPr>
              <w:t>(Primary Key, Foreign Key, Identity, Not Null,...)</w:t>
            </w:r>
          </w:p>
        </w:tc>
        <w:tc>
          <w:tcPr>
            <w:tcW w:w="2801"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productID</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60" w:beforeAutospacing="0" w:after="60" w:afterAutospacing="0" w:line="12" w:lineRule="atLeast"/>
              <w:rPr>
                <w:color w:val="000000"/>
                <w:sz w:val="28"/>
                <w:szCs w:val="28"/>
              </w:rPr>
            </w:pPr>
            <w:r>
              <w:rPr>
                <w:rFonts w:hint="default"/>
                <w:color w:val="000000"/>
                <w:sz w:val="28"/>
                <w:szCs w:val="28"/>
                <w:lang w:val="en-US"/>
              </w:rPr>
              <w:t>n</w:t>
            </w:r>
            <w:r>
              <w:rPr>
                <w:color w:val="000000"/>
                <w:sz w:val="28"/>
                <w:szCs w:val="28"/>
              </w:rPr>
              <w:t>varchar(</w:t>
            </w:r>
            <w:r>
              <w:rPr>
                <w:rFonts w:hint="default"/>
                <w:color w:val="000000"/>
                <w:sz w:val="28"/>
                <w:szCs w:val="28"/>
                <w:lang w:val="en-US"/>
              </w:rPr>
              <w:t>7</w:t>
            </w:r>
            <w:r>
              <w:rPr>
                <w:color w:val="000000"/>
                <w:sz w:val="28"/>
                <w:szCs w:val="28"/>
              </w:rPr>
              <w: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 xml:space="preserve"> Primary key</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product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productName</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nvarchar(255)</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Not null</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product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description</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varchar(10)</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Not null</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description of product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avatar</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nvarchar(255)</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avatar of product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status</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bit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status of product, 1:hot, 0:not hot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price</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float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price of product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sale</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float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sale of product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totalStar</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float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total star of product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totalFeedback</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int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total feedback of product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totalOrder</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int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total order of product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createAt</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datetime</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 xml:space="preserve">create at product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updateAt</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datetime</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update at product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subcategoryID</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nvarchar(5)</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foreign key</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subcategory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authorID</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int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foreign key</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author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supplierID</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int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foreign key</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supplier code</w:t>
            </w:r>
          </w:p>
        </w:tc>
      </w:tr>
    </w:tbl>
    <w:p/>
    <w:p/>
    <w:p/>
    <w:tbl>
      <w:tblPr>
        <w:tblStyle w:val="33"/>
        <w:tblW w:w="10321" w:type="dxa"/>
        <w:tblInd w:w="15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86"/>
        <w:gridCol w:w="1844"/>
        <w:gridCol w:w="3290"/>
        <w:gridCol w:w="28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10321" w:type="dxa"/>
            <w:gridSpan w:val="4"/>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orders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Field Name</w:t>
            </w:r>
          </w:p>
        </w:tc>
        <w:tc>
          <w:tcPr>
            <w:tcW w:w="1844"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Data Type</w:t>
            </w:r>
          </w:p>
        </w:tc>
        <w:tc>
          <w:tcPr>
            <w:tcW w:w="3290"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 xml:space="preserve">Constraint </w:t>
            </w:r>
            <w:r>
              <w:rPr>
                <w:rFonts w:eastAsia="SimSun" w:cs="Times New Roman"/>
                <w:b/>
                <w:color w:val="000000"/>
                <w:sz w:val="28"/>
                <w:szCs w:val="28"/>
              </w:rPr>
              <w:br w:type="textWrapping"/>
            </w:r>
            <w:r>
              <w:rPr>
                <w:rFonts w:eastAsia="SimSun" w:cs="Times New Roman"/>
                <w:b/>
                <w:color w:val="000000"/>
                <w:sz w:val="28"/>
                <w:szCs w:val="28"/>
              </w:rPr>
              <w:t>(Primary Key, Foreign Key, Identity, Not Null,...)</w:t>
            </w:r>
          </w:p>
        </w:tc>
        <w:tc>
          <w:tcPr>
            <w:tcW w:w="2801"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orderID</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60" w:beforeAutospacing="0" w:after="60" w:afterAutospacing="0" w:line="12" w:lineRule="atLeast"/>
              <w:rPr>
                <w:color w:val="000000"/>
                <w:sz w:val="28"/>
                <w:szCs w:val="28"/>
              </w:rPr>
            </w:pPr>
            <w:r>
              <w:rPr>
                <w:color w:val="000000"/>
                <w:sz w:val="28"/>
                <w:szCs w:val="28"/>
              </w:rPr>
              <w:t>int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Identity(24000000, 1), Primary key, not null</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order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orderDate</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datetime</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order 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deliveryDate</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datetime</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delivery 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shipAddress</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nvarchar(255)</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ship address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note</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nvarchar(255)</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note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userID</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int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foreign key</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user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paymentID</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int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foreign key</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payment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deliveryID</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int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foreign key</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delivery code</w:t>
            </w:r>
          </w:p>
        </w:tc>
      </w:tr>
    </w:tbl>
    <w:p/>
    <w:p>
      <w:pPr>
        <w:spacing w:after="160" w:line="259" w:lineRule="auto"/>
      </w:pPr>
      <w:r>
        <w:br w:type="page"/>
      </w:r>
    </w:p>
    <w:tbl>
      <w:tblPr>
        <w:tblStyle w:val="33"/>
        <w:tblW w:w="10321" w:type="dxa"/>
        <w:tblInd w:w="15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86"/>
        <w:gridCol w:w="1844"/>
        <w:gridCol w:w="3290"/>
        <w:gridCol w:w="28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10321" w:type="dxa"/>
            <w:gridSpan w:val="4"/>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payments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Field Name</w:t>
            </w:r>
          </w:p>
        </w:tc>
        <w:tc>
          <w:tcPr>
            <w:tcW w:w="1844"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Data Type</w:t>
            </w:r>
          </w:p>
        </w:tc>
        <w:tc>
          <w:tcPr>
            <w:tcW w:w="3290"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 xml:space="preserve">Constraint </w:t>
            </w:r>
            <w:r>
              <w:rPr>
                <w:rFonts w:eastAsia="SimSun" w:cs="Times New Roman"/>
                <w:b/>
                <w:color w:val="000000"/>
                <w:sz w:val="28"/>
                <w:szCs w:val="28"/>
              </w:rPr>
              <w:br w:type="textWrapping"/>
            </w:r>
            <w:r>
              <w:rPr>
                <w:rFonts w:eastAsia="SimSun" w:cs="Times New Roman"/>
                <w:b/>
                <w:color w:val="000000"/>
                <w:sz w:val="28"/>
                <w:szCs w:val="28"/>
              </w:rPr>
              <w:t>(Primary Key, Foreign Key, Identity, Not Null,...)</w:t>
            </w:r>
          </w:p>
        </w:tc>
        <w:tc>
          <w:tcPr>
            <w:tcW w:w="2801"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ins w:id="0" w:author="Loc Dinh" w:date="2024-01-07T23:08:00Z">
              <w:r>
                <w:rPr>
                  <w:rFonts w:eastAsia="SimSun" w:cs="Times New Roman"/>
                  <w:color w:val="000000"/>
                  <w:sz w:val="28"/>
                  <w:szCs w:val="28"/>
                </w:rPr>
                <w:t>paymentID</w:t>
              </w:r>
            </w:ins>
            <w:del w:id="1" w:author="Loc Dinh" w:date="2024-01-07T23:08:00Z">
              <w:r>
                <w:rPr>
                  <w:rFonts w:eastAsia="SimSun" w:cs="Times New Roman"/>
                  <w:color w:val="000000"/>
                  <w:sz w:val="28"/>
                  <w:szCs w:val="28"/>
                </w:rPr>
                <w:delText>CustomerID</w:delText>
              </w:r>
            </w:del>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60" w:beforeAutospacing="0" w:after="60" w:afterAutospacing="0" w:line="12" w:lineRule="atLeast"/>
              <w:rPr>
                <w:color w:val="000000"/>
                <w:sz w:val="28"/>
                <w:szCs w:val="28"/>
              </w:rPr>
            </w:pPr>
            <w:r>
              <w:rPr>
                <w:color w:val="000000"/>
                <w:sz w:val="28"/>
                <w:szCs w:val="28"/>
              </w:rPr>
              <w:t>int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Identity(1, 1), Primary key</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payment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ins w:id="2" w:author="Loc Dinh" w:date="2024-01-07T23:09:00Z">
              <w:r>
                <w:rPr>
                  <w:rFonts w:eastAsia="SimSun" w:cs="Times New Roman"/>
                  <w:color w:val="000000"/>
                  <w:sz w:val="28"/>
                  <w:szCs w:val="28"/>
                </w:rPr>
                <w:t>paymentName</w:t>
              </w:r>
            </w:ins>
            <w:del w:id="3" w:author="Loc Dinh" w:date="2024-01-07T23:09:00Z">
              <w:r>
                <w:rPr>
                  <w:rFonts w:eastAsia="SimSun" w:cs="Times New Roman"/>
                  <w:color w:val="000000"/>
                  <w:sz w:val="28"/>
                  <w:szCs w:val="28"/>
                </w:rPr>
                <w:delText>Fullname</w:delText>
              </w:r>
            </w:del>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nvarchar(255)</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Not null</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payment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ins w:id="4" w:author="Loc Dinh" w:date="2024-01-07T23:09:00Z">
              <w:r>
                <w:rPr>
                  <w:rFonts w:eastAsia="SimSun" w:cs="Times New Roman"/>
                  <w:color w:val="000000"/>
                  <w:sz w:val="28"/>
                  <w:szCs w:val="28"/>
                </w:rPr>
                <w:t>description</w:t>
              </w:r>
            </w:ins>
            <w:del w:id="5" w:author="Loc Dinh" w:date="2024-01-07T23:09:00Z">
              <w:r>
                <w:rPr>
                  <w:rFonts w:eastAsia="SimSun" w:cs="Times New Roman"/>
                  <w:color w:val="000000"/>
                  <w:sz w:val="28"/>
                  <w:szCs w:val="28"/>
                </w:rPr>
                <w:delText>Phone</w:delText>
              </w:r>
            </w:del>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text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description of payment</w:t>
            </w:r>
          </w:p>
        </w:tc>
      </w:tr>
    </w:tbl>
    <w:p/>
    <w:tbl>
      <w:tblPr>
        <w:tblStyle w:val="33"/>
        <w:tblW w:w="10321" w:type="dxa"/>
        <w:tblInd w:w="15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86"/>
        <w:gridCol w:w="1844"/>
        <w:gridCol w:w="3290"/>
        <w:gridCol w:w="28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10321" w:type="dxa"/>
            <w:gridSpan w:val="4"/>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deliveries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98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Field Name</w:t>
            </w:r>
          </w:p>
        </w:tc>
        <w:tc>
          <w:tcPr>
            <w:tcW w:w="1844"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Data Type</w:t>
            </w:r>
          </w:p>
        </w:tc>
        <w:tc>
          <w:tcPr>
            <w:tcW w:w="3290"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 xml:space="preserve">Constraint </w:t>
            </w:r>
            <w:r>
              <w:rPr>
                <w:rFonts w:eastAsia="SimSun" w:cs="Times New Roman"/>
                <w:b/>
                <w:color w:val="000000"/>
                <w:sz w:val="28"/>
                <w:szCs w:val="28"/>
              </w:rPr>
              <w:br w:type="textWrapping"/>
            </w:r>
            <w:r>
              <w:rPr>
                <w:rFonts w:eastAsia="SimSun" w:cs="Times New Roman"/>
                <w:b/>
                <w:color w:val="000000"/>
                <w:sz w:val="28"/>
                <w:szCs w:val="28"/>
              </w:rPr>
              <w:t>(Primary Key, Foreign Key, Identity, Not Null,...)</w:t>
            </w:r>
          </w:p>
        </w:tc>
        <w:tc>
          <w:tcPr>
            <w:tcW w:w="2801"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deliveryID</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60" w:beforeAutospacing="0" w:after="60" w:afterAutospacing="0" w:line="12" w:lineRule="atLeast"/>
              <w:rPr>
                <w:color w:val="000000"/>
                <w:sz w:val="28"/>
                <w:szCs w:val="28"/>
              </w:rPr>
            </w:pPr>
            <w:r>
              <w:rPr>
                <w:color w:val="000000"/>
                <w:sz w:val="28"/>
                <w:szCs w:val="28"/>
              </w:rPr>
              <w:t>int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Identity(1, 1), Primary key</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delivery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deliveryName</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nvarchar(255)</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Not null</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delivery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distance</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float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distance delivery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price</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float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price delivery</w:t>
            </w:r>
          </w:p>
        </w:tc>
      </w:tr>
    </w:tbl>
    <w:p/>
    <w:p>
      <w:pPr>
        <w:spacing w:after="160" w:line="259" w:lineRule="auto"/>
      </w:pPr>
      <w:r>
        <w:br w:type="page"/>
      </w:r>
    </w:p>
    <w:tbl>
      <w:tblPr>
        <w:tblStyle w:val="33"/>
        <w:tblW w:w="10321" w:type="dxa"/>
        <w:tblInd w:w="15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86"/>
        <w:gridCol w:w="1844"/>
        <w:gridCol w:w="3290"/>
        <w:gridCol w:w="28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10321" w:type="dxa"/>
            <w:gridSpan w:val="4"/>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bills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Field Name</w:t>
            </w:r>
          </w:p>
        </w:tc>
        <w:tc>
          <w:tcPr>
            <w:tcW w:w="1844"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Data Type</w:t>
            </w:r>
          </w:p>
        </w:tc>
        <w:tc>
          <w:tcPr>
            <w:tcW w:w="3290"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 xml:space="preserve">Constraint </w:t>
            </w:r>
            <w:r>
              <w:rPr>
                <w:rFonts w:eastAsia="SimSun" w:cs="Times New Roman"/>
                <w:b/>
                <w:color w:val="000000"/>
                <w:sz w:val="28"/>
                <w:szCs w:val="28"/>
              </w:rPr>
              <w:br w:type="textWrapping"/>
            </w:r>
            <w:r>
              <w:rPr>
                <w:rFonts w:eastAsia="SimSun" w:cs="Times New Roman"/>
                <w:b/>
                <w:color w:val="000000"/>
                <w:sz w:val="28"/>
                <w:szCs w:val="28"/>
              </w:rPr>
              <w:t>(Primary Key, Foreign Key, Identity, Not Null,...)</w:t>
            </w:r>
          </w:p>
        </w:tc>
        <w:tc>
          <w:tcPr>
            <w:tcW w:w="2801"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orderID</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60" w:beforeAutospacing="0" w:after="60" w:afterAutospacing="0" w:line="12" w:lineRule="atLeast"/>
              <w:rPr>
                <w:color w:val="000000"/>
                <w:sz w:val="28"/>
                <w:szCs w:val="28"/>
              </w:rPr>
            </w:pPr>
            <w:r>
              <w:rPr>
                <w:color w:val="000000"/>
                <w:sz w:val="28"/>
                <w:szCs w:val="28"/>
              </w:rPr>
              <w:t>int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Identity(1, 1), Primary key</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order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productID</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nvarchar(255)</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Not null</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product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price</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float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price of product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quantity</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int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quantity of product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discount</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float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discount of product</w:t>
            </w:r>
          </w:p>
        </w:tc>
      </w:tr>
    </w:tbl>
    <w:p/>
    <w:p>
      <w:pPr>
        <w:spacing w:after="160" w:line="259" w:lineRule="auto"/>
      </w:pPr>
      <w:r>
        <w:br w:type="page"/>
      </w:r>
    </w:p>
    <w:p/>
    <w:tbl>
      <w:tblPr>
        <w:tblStyle w:val="33"/>
        <w:tblW w:w="10321" w:type="dxa"/>
        <w:tblInd w:w="15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86"/>
        <w:gridCol w:w="1844"/>
        <w:gridCol w:w="3290"/>
        <w:gridCol w:w="28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10321" w:type="dxa"/>
            <w:gridSpan w:val="4"/>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FAQs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Field Name</w:t>
            </w:r>
          </w:p>
        </w:tc>
        <w:tc>
          <w:tcPr>
            <w:tcW w:w="1844"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Data Type</w:t>
            </w:r>
          </w:p>
        </w:tc>
        <w:tc>
          <w:tcPr>
            <w:tcW w:w="3290"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 xml:space="preserve">Constraint </w:t>
            </w:r>
            <w:r>
              <w:rPr>
                <w:rFonts w:eastAsia="SimSun" w:cs="Times New Roman"/>
                <w:b/>
                <w:color w:val="000000"/>
                <w:sz w:val="28"/>
                <w:szCs w:val="28"/>
              </w:rPr>
              <w:br w:type="textWrapping"/>
            </w:r>
            <w:r>
              <w:rPr>
                <w:rFonts w:eastAsia="SimSun" w:cs="Times New Roman"/>
                <w:b/>
                <w:color w:val="000000"/>
                <w:sz w:val="28"/>
                <w:szCs w:val="28"/>
              </w:rPr>
              <w:t>(Primary Key, Foreign Key, Identity, Not Null,...)</w:t>
            </w:r>
          </w:p>
        </w:tc>
        <w:tc>
          <w:tcPr>
            <w:tcW w:w="2801"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faqID</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60" w:beforeAutospacing="0" w:after="60" w:afterAutospacing="0" w:line="12" w:lineRule="atLeast"/>
              <w:rPr>
                <w:color w:val="000000"/>
                <w:sz w:val="28"/>
                <w:szCs w:val="28"/>
              </w:rPr>
            </w:pPr>
            <w:r>
              <w:rPr>
                <w:color w:val="000000"/>
                <w:sz w:val="28"/>
                <w:szCs w:val="28"/>
              </w:rPr>
              <w:t>int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Identity(1, 1), Primary key</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faq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title</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nvarchar(100)</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title of faq</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content</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text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content of faq</w:t>
            </w:r>
          </w:p>
        </w:tc>
      </w:tr>
    </w:tbl>
    <w:p/>
    <w:p/>
    <w:tbl>
      <w:tblPr>
        <w:tblStyle w:val="33"/>
        <w:tblW w:w="10321" w:type="dxa"/>
        <w:tblInd w:w="15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86"/>
        <w:gridCol w:w="1844"/>
        <w:gridCol w:w="3290"/>
        <w:gridCol w:w="28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10321" w:type="dxa"/>
            <w:gridSpan w:val="4"/>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feedback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8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Field Name</w:t>
            </w:r>
          </w:p>
        </w:tc>
        <w:tc>
          <w:tcPr>
            <w:tcW w:w="1844"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Data Type</w:t>
            </w:r>
          </w:p>
        </w:tc>
        <w:tc>
          <w:tcPr>
            <w:tcW w:w="3290"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 xml:space="preserve">Constraint </w:t>
            </w:r>
            <w:r>
              <w:rPr>
                <w:rFonts w:eastAsia="SimSun" w:cs="Times New Roman"/>
                <w:b/>
                <w:color w:val="000000"/>
                <w:sz w:val="28"/>
                <w:szCs w:val="28"/>
              </w:rPr>
              <w:br w:type="textWrapping"/>
            </w:r>
            <w:r>
              <w:rPr>
                <w:rFonts w:eastAsia="SimSun" w:cs="Times New Roman"/>
                <w:b/>
                <w:color w:val="000000"/>
                <w:sz w:val="28"/>
                <w:szCs w:val="28"/>
              </w:rPr>
              <w:t>(Primary Key, Foreign Key, Identity, Not Null,...)</w:t>
            </w:r>
          </w:p>
        </w:tc>
        <w:tc>
          <w:tcPr>
            <w:tcW w:w="2801" w:type="dxa"/>
            <w:tcBorders>
              <w:top w:val="single" w:color="000000" w:sz="4" w:space="0"/>
              <w:left w:val="single" w:color="000000" w:sz="4" w:space="0"/>
              <w:bottom w:val="single" w:color="000000" w:sz="4" w:space="0"/>
              <w:right w:val="single" w:color="000000" w:sz="4" w:space="0"/>
            </w:tcBorders>
            <w:shd w:val="clear" w:color="auto" w:fill="C6D9F0"/>
            <w:tcMar>
              <w:top w:w="0" w:type="dxa"/>
              <w:left w:w="108" w:type="dxa"/>
              <w:bottom w:w="0" w:type="dxa"/>
              <w:right w:w="108" w:type="dxa"/>
            </w:tcMar>
            <w:vAlign w:val="center"/>
          </w:tcPr>
          <w:p>
            <w:pPr>
              <w:tabs>
                <w:tab w:val="left" w:pos="2643"/>
              </w:tabs>
              <w:spacing w:before="120" w:after="120"/>
              <w:jc w:val="center"/>
              <w:rPr>
                <w:rFonts w:eastAsia="SimSun" w:cs="Times New Roman"/>
                <w:b/>
                <w:color w:val="000000"/>
                <w:sz w:val="28"/>
                <w:szCs w:val="28"/>
              </w:rPr>
            </w:pPr>
            <w:r>
              <w:rPr>
                <w:rFonts w:eastAsia="SimSun" w:cs="Times New Roman"/>
                <w:b/>
                <w:color w:val="000000"/>
                <w:sz w:val="28"/>
                <w:szCs w:val="28"/>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feedbackID</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60" w:beforeAutospacing="0" w:after="60" w:afterAutospacing="0" w:line="12" w:lineRule="atLeast"/>
              <w:rPr>
                <w:color w:val="000000"/>
                <w:sz w:val="28"/>
                <w:szCs w:val="28"/>
              </w:rPr>
            </w:pPr>
            <w:r>
              <w:rPr>
                <w:color w:val="000000"/>
                <w:sz w:val="28"/>
                <w:szCs w:val="28"/>
              </w:rPr>
              <w:t>int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Identity(1, 1), Primary key</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spacing w:before="60" w:after="60"/>
              <w:rPr>
                <w:rFonts w:eastAsia="SimSun" w:cs="Times New Roman"/>
                <w:color w:val="000000"/>
                <w:sz w:val="28"/>
                <w:szCs w:val="28"/>
              </w:rPr>
            </w:pPr>
            <w:r>
              <w:rPr>
                <w:rFonts w:eastAsia="SimSun" w:cs="Times New Roman"/>
                <w:color w:val="000000"/>
                <w:sz w:val="28"/>
                <w:szCs w:val="28"/>
              </w:rPr>
              <w:t>feedback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content</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text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content of feedback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createAt</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datetime</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create at feedback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numberStars</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int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number star of product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userID</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int</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foreign key</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user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5" w:hRule="atLeast"/>
        </w:trPr>
        <w:tc>
          <w:tcPr>
            <w:tcW w:w="238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productID</w:t>
            </w:r>
          </w:p>
        </w:tc>
        <w:tc>
          <w:tcPr>
            <w:tcW w:w="1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15"/>
              <w:spacing w:beforeAutospacing="0" w:afterAutospacing="0" w:line="12" w:lineRule="atLeast"/>
              <w:rPr>
                <w:color w:val="000000"/>
                <w:sz w:val="28"/>
                <w:szCs w:val="28"/>
              </w:rPr>
            </w:pPr>
            <w:r>
              <w:rPr>
                <w:color w:val="000000"/>
                <w:sz w:val="28"/>
                <w:szCs w:val="28"/>
              </w:rPr>
              <w:t>nvarchar(7)</w:t>
            </w:r>
          </w:p>
        </w:tc>
        <w:tc>
          <w:tcPr>
            <w:tcW w:w="3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foreign key</w:t>
            </w:r>
          </w:p>
        </w:tc>
        <w:tc>
          <w:tcPr>
            <w:tcW w:w="280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rPr>
                <w:rFonts w:eastAsia="SimSun" w:cs="Times New Roman"/>
                <w:color w:val="000000"/>
                <w:sz w:val="28"/>
                <w:szCs w:val="28"/>
              </w:rPr>
            </w:pPr>
            <w:r>
              <w:rPr>
                <w:rFonts w:eastAsia="SimSun" w:cs="Times New Roman"/>
                <w:color w:val="000000"/>
                <w:sz w:val="28"/>
                <w:szCs w:val="28"/>
              </w:rPr>
              <w:t>product code</w:t>
            </w:r>
          </w:p>
        </w:tc>
      </w:tr>
    </w:tbl>
    <w:p>
      <w:pPr>
        <w:rPr>
          <w:b/>
          <w:color w:val="1F4E79"/>
          <w:sz w:val="40"/>
          <w:szCs w:val="40"/>
        </w:rPr>
        <w:sectPr>
          <w:footerReference r:id="rId16" w:type="first"/>
          <w:pgSz w:w="11907" w:h="16840"/>
          <w:pgMar w:top="720" w:right="720" w:bottom="720" w:left="720" w:header="720" w:footer="720" w:gutter="0"/>
          <w:cols w:space="720" w:num="1"/>
          <w:titlePg/>
        </w:sectPr>
      </w:pPr>
    </w:p>
    <w:p>
      <w:pPr>
        <w:spacing w:before="240" w:after="240" w:line="360" w:lineRule="auto"/>
        <w:rPr>
          <w:b/>
          <w:bCs/>
          <w:color w:val="2E75B6" w:themeColor="accent5" w:themeShade="BF"/>
          <w:sz w:val="40"/>
          <w:szCs w:val="40"/>
          <w:lang w:val="vi-VN"/>
        </w:rPr>
      </w:pPr>
      <w:r>
        <w:rPr>
          <w:b/>
          <w:bCs/>
          <w:color w:val="2E75B6" w:themeColor="accent5" w:themeShade="BF"/>
          <w:sz w:val="40"/>
          <w:szCs w:val="40"/>
        </w:rPr>
        <w:t>TASK</w:t>
      </w:r>
      <w:r>
        <w:rPr>
          <w:b/>
          <w:bCs/>
          <w:color w:val="2E75B6" w:themeColor="accent5" w:themeShade="BF"/>
          <w:sz w:val="40"/>
          <w:szCs w:val="40"/>
          <w:lang w:val="vi-VN"/>
        </w:rPr>
        <w:t xml:space="preserve"> SHEET</w:t>
      </w:r>
    </w:p>
    <w:tbl>
      <w:tblPr>
        <w:tblStyle w:val="9"/>
        <w:tblpPr w:leftFromText="180" w:rightFromText="180" w:vertAnchor="text" w:tblpX="-110" w:tblpY="1167"/>
        <w:tblW w:w="107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66"/>
        <w:gridCol w:w="38"/>
        <w:gridCol w:w="2056"/>
        <w:gridCol w:w="14"/>
        <w:gridCol w:w="111"/>
        <w:gridCol w:w="1599"/>
        <w:gridCol w:w="16"/>
        <w:gridCol w:w="1514"/>
        <w:gridCol w:w="49"/>
        <w:gridCol w:w="1032"/>
        <w:gridCol w:w="2507"/>
        <w:gridCol w:w="13"/>
        <w:gridCol w:w="113"/>
        <w:gridCol w:w="877"/>
        <w:gridCol w:w="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14" w:type="dxa"/>
          <w:trHeight w:val="914" w:hRule="atLeast"/>
        </w:trPr>
        <w:tc>
          <w:tcPr>
            <w:tcW w:w="804" w:type="dxa"/>
            <w:gridSpan w:val="2"/>
            <w:tcBorders>
              <w:top w:val="single" w:color="000000" w:sz="4" w:space="0"/>
              <w:left w:val="single" w:color="000000" w:sz="4" w:space="0"/>
              <w:bottom w:val="single" w:color="000000" w:sz="4" w:space="0"/>
              <w:right w:val="single" w:color="000000" w:sz="4" w:space="0"/>
            </w:tcBorders>
            <w:shd w:val="clear" w:color="auto" w:fill="C6D9F1"/>
            <w:tcMar>
              <w:top w:w="0" w:type="dxa"/>
              <w:left w:w="115" w:type="dxa"/>
              <w:bottom w:w="0" w:type="dxa"/>
              <w:right w:w="115" w:type="dxa"/>
            </w:tcMar>
            <w:vAlign w:val="center"/>
          </w:tcPr>
          <w:p>
            <w:pPr>
              <w:rPr>
                <w:b/>
                <w:color w:val="31849B"/>
                <w:sz w:val="28"/>
                <w:szCs w:val="28"/>
              </w:rPr>
            </w:pPr>
            <w:r>
              <w:rPr>
                <w:b/>
                <w:color w:val="31849B"/>
                <w:sz w:val="28"/>
                <w:szCs w:val="28"/>
              </w:rPr>
              <w:t>Not.</w:t>
            </w:r>
          </w:p>
        </w:tc>
        <w:tc>
          <w:tcPr>
            <w:tcW w:w="2070" w:type="dxa"/>
            <w:gridSpan w:val="2"/>
            <w:tcBorders>
              <w:top w:val="single" w:color="000000" w:sz="4" w:space="0"/>
              <w:left w:val="single" w:color="000000" w:sz="4" w:space="0"/>
              <w:bottom w:val="single" w:color="000000" w:sz="4" w:space="0"/>
              <w:right w:val="single" w:color="000000" w:sz="4" w:space="0"/>
            </w:tcBorders>
            <w:shd w:val="clear" w:color="auto" w:fill="C6D9F1"/>
            <w:tcMar>
              <w:top w:w="0" w:type="dxa"/>
              <w:left w:w="115" w:type="dxa"/>
              <w:bottom w:w="0" w:type="dxa"/>
              <w:right w:w="115" w:type="dxa"/>
            </w:tcMar>
            <w:vAlign w:val="center"/>
          </w:tcPr>
          <w:p>
            <w:pPr>
              <w:rPr>
                <w:b/>
                <w:color w:val="31849B"/>
                <w:sz w:val="28"/>
                <w:szCs w:val="28"/>
              </w:rPr>
            </w:pPr>
            <w:r>
              <w:rPr>
                <w:b/>
                <w:color w:val="31849B"/>
                <w:sz w:val="28"/>
                <w:szCs w:val="28"/>
              </w:rPr>
              <w:t>Task</w:t>
            </w:r>
          </w:p>
        </w:tc>
        <w:tc>
          <w:tcPr>
            <w:tcW w:w="1710" w:type="dxa"/>
            <w:gridSpan w:val="2"/>
            <w:tcBorders>
              <w:top w:val="single" w:color="000000" w:sz="4" w:space="0"/>
              <w:left w:val="single" w:color="000000" w:sz="4" w:space="0"/>
              <w:bottom w:val="single" w:color="000000" w:sz="4" w:space="0"/>
              <w:right w:val="single" w:color="000000" w:sz="4" w:space="0"/>
            </w:tcBorders>
            <w:shd w:val="clear" w:color="auto" w:fill="C6D9F1"/>
            <w:tcMar>
              <w:top w:w="0" w:type="dxa"/>
              <w:left w:w="115" w:type="dxa"/>
              <w:bottom w:w="0" w:type="dxa"/>
              <w:right w:w="115" w:type="dxa"/>
            </w:tcMar>
          </w:tcPr>
          <w:p>
            <w:pPr>
              <w:rPr>
                <w:b/>
                <w:color w:val="31849B"/>
                <w:sz w:val="28"/>
                <w:szCs w:val="28"/>
              </w:rPr>
            </w:pPr>
            <w:r>
              <w:rPr>
                <w:b/>
                <w:color w:val="31849B"/>
                <w:sz w:val="28"/>
                <w:szCs w:val="28"/>
              </w:rPr>
              <w:t>Estimated start date</w:t>
            </w:r>
          </w:p>
        </w:tc>
        <w:tc>
          <w:tcPr>
            <w:tcW w:w="1530" w:type="dxa"/>
            <w:gridSpan w:val="2"/>
            <w:tcBorders>
              <w:top w:val="single" w:color="000000" w:sz="4" w:space="0"/>
              <w:left w:val="single" w:color="000000" w:sz="4" w:space="0"/>
              <w:bottom w:val="single" w:color="000000" w:sz="4" w:space="0"/>
              <w:right w:val="single" w:color="000000" w:sz="4" w:space="0"/>
            </w:tcBorders>
            <w:shd w:val="clear" w:color="auto" w:fill="C6D9F1"/>
            <w:tcMar>
              <w:top w:w="0" w:type="dxa"/>
              <w:left w:w="115" w:type="dxa"/>
              <w:bottom w:w="0" w:type="dxa"/>
              <w:right w:w="115" w:type="dxa"/>
            </w:tcMar>
            <w:vAlign w:val="center"/>
          </w:tcPr>
          <w:p>
            <w:pPr>
              <w:rPr>
                <w:b/>
                <w:color w:val="31849B"/>
                <w:sz w:val="28"/>
                <w:szCs w:val="28"/>
              </w:rPr>
            </w:pPr>
            <w:r>
              <w:rPr>
                <w:b/>
                <w:color w:val="31849B"/>
                <w:sz w:val="28"/>
                <w:szCs w:val="28"/>
              </w:rPr>
              <w:t>Actual start date</w:t>
            </w:r>
          </w:p>
        </w:tc>
        <w:tc>
          <w:tcPr>
            <w:tcW w:w="1081" w:type="dxa"/>
            <w:gridSpan w:val="2"/>
            <w:tcBorders>
              <w:top w:val="single" w:color="000000" w:sz="4" w:space="0"/>
              <w:left w:val="single" w:color="000000" w:sz="4" w:space="0"/>
              <w:bottom w:val="single" w:color="000000" w:sz="4" w:space="0"/>
              <w:right w:val="single" w:color="000000" w:sz="4" w:space="0"/>
            </w:tcBorders>
            <w:shd w:val="clear" w:color="auto" w:fill="C6D9F1"/>
            <w:tcMar>
              <w:top w:w="0" w:type="dxa"/>
              <w:left w:w="115" w:type="dxa"/>
              <w:bottom w:w="0" w:type="dxa"/>
              <w:right w:w="115" w:type="dxa"/>
            </w:tcMar>
            <w:vAlign w:val="center"/>
          </w:tcPr>
          <w:p>
            <w:pPr>
              <w:rPr>
                <w:b/>
                <w:color w:val="31849B"/>
                <w:sz w:val="28"/>
                <w:szCs w:val="28"/>
              </w:rPr>
            </w:pPr>
            <w:r>
              <w:rPr>
                <w:b/>
                <w:color w:val="31849B"/>
                <w:sz w:val="28"/>
                <w:szCs w:val="28"/>
              </w:rPr>
              <w:t>Actual date</w:t>
            </w:r>
          </w:p>
        </w:tc>
        <w:tc>
          <w:tcPr>
            <w:tcW w:w="2520" w:type="dxa"/>
            <w:gridSpan w:val="2"/>
            <w:tcBorders>
              <w:top w:val="single" w:color="000000" w:sz="4" w:space="0"/>
              <w:left w:val="single" w:color="000000" w:sz="4" w:space="0"/>
              <w:bottom w:val="single" w:color="000000" w:sz="4" w:space="0"/>
              <w:right w:val="single" w:color="000000" w:sz="4" w:space="0"/>
            </w:tcBorders>
            <w:shd w:val="clear" w:color="auto" w:fill="C6D9F1"/>
            <w:tcMar>
              <w:top w:w="0" w:type="dxa"/>
              <w:left w:w="115" w:type="dxa"/>
              <w:bottom w:w="0" w:type="dxa"/>
              <w:right w:w="115" w:type="dxa"/>
            </w:tcMar>
            <w:vAlign w:val="center"/>
          </w:tcPr>
          <w:p>
            <w:pPr>
              <w:rPr>
                <w:b/>
                <w:color w:val="31849B"/>
                <w:sz w:val="28"/>
                <w:szCs w:val="28"/>
              </w:rPr>
            </w:pPr>
            <w:r>
              <w:rPr>
                <w:b/>
                <w:color w:val="31849B"/>
                <w:sz w:val="28"/>
                <w:szCs w:val="28"/>
              </w:rPr>
              <w:t>Teammate's name</w:t>
            </w:r>
          </w:p>
        </w:tc>
        <w:tc>
          <w:tcPr>
            <w:tcW w:w="990" w:type="dxa"/>
            <w:gridSpan w:val="2"/>
            <w:tcBorders>
              <w:top w:val="single" w:color="000000" w:sz="4" w:space="0"/>
              <w:left w:val="single" w:color="000000" w:sz="4" w:space="0"/>
              <w:bottom w:val="single" w:color="000000" w:sz="4" w:space="0"/>
              <w:right w:val="single" w:color="000000" w:sz="4" w:space="0"/>
            </w:tcBorders>
            <w:shd w:val="clear" w:color="auto" w:fill="C6D9F1"/>
            <w:tcMar>
              <w:top w:w="0" w:type="dxa"/>
              <w:left w:w="115" w:type="dxa"/>
              <w:bottom w:w="0" w:type="dxa"/>
              <w:right w:w="115" w:type="dxa"/>
            </w:tcMar>
            <w:vAlign w:val="center"/>
          </w:tcPr>
          <w:p>
            <w:pPr>
              <w:rPr>
                <w:b/>
                <w:color w:val="31849B"/>
                <w:sz w:val="28"/>
                <w:szCs w:val="28"/>
              </w:rPr>
            </w:pPr>
            <w:r>
              <w:rPr>
                <w:b/>
                <w:color w:val="31849B"/>
                <w:sz w:val="28"/>
                <w:szCs w:val="28"/>
              </w:rPr>
              <w:t>Condition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06" w:hRule="atLeast"/>
        </w:trPr>
        <w:tc>
          <w:tcPr>
            <w:tcW w:w="76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w:t>
            </w:r>
          </w:p>
        </w:tc>
        <w:tc>
          <w:tcPr>
            <w:tcW w:w="2094"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spacing w:before="240" w:after="240" w:line="240" w:lineRule="auto"/>
              <w:rPr>
                <w:bCs/>
                <w:color w:val="2E75B6" w:themeColor="accent5" w:themeShade="BF"/>
                <w:szCs w:val="24"/>
                <w:lang w:val="vi-VN"/>
              </w:rPr>
            </w:pPr>
            <w:r>
              <w:rPr>
                <w:bCs/>
                <w:color w:val="2E75B6" w:themeColor="accent5" w:themeShade="BF"/>
                <w:szCs w:val="24"/>
              </w:rPr>
              <w:t>Project</w:t>
            </w:r>
            <w:r>
              <w:rPr>
                <w:bCs/>
                <w:color w:val="2E75B6" w:themeColor="accent5" w:themeShade="BF"/>
                <w:szCs w:val="24"/>
                <w:lang w:val="vi-VN"/>
              </w:rPr>
              <w:t xml:space="preserve"> problem definition</w:t>
            </w:r>
          </w:p>
          <w:p>
            <w:pPr>
              <w:rPr>
                <w:color w:val="31849B"/>
                <w:sz w:val="28"/>
                <w:szCs w:val="28"/>
              </w:rPr>
            </w:pPr>
          </w:p>
        </w:tc>
        <w:tc>
          <w:tcPr>
            <w:tcW w:w="1740"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jc w:val="center"/>
              <w:rPr>
                <w:color w:val="31849B"/>
                <w:sz w:val="28"/>
                <w:szCs w:val="28"/>
              </w:rPr>
            </w:pPr>
            <w:r>
              <w:rPr>
                <w:color w:val="31849B"/>
                <w:sz w:val="28"/>
                <w:szCs w:val="28"/>
              </w:rPr>
              <w:t>17/4/2023</w:t>
            </w:r>
          </w:p>
        </w:tc>
        <w:tc>
          <w:tcPr>
            <w:tcW w:w="1563"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jc w:val="center"/>
              <w:rPr>
                <w:color w:val="31849B"/>
                <w:sz w:val="28"/>
                <w:szCs w:val="28"/>
              </w:rPr>
            </w:pPr>
            <w:r>
              <w:rPr>
                <w:color w:val="31849B"/>
                <w:sz w:val="28"/>
                <w:szCs w:val="28"/>
              </w:rPr>
              <w:t>17/4/2023</w:t>
            </w:r>
          </w:p>
        </w:tc>
        <w:tc>
          <w:tcPr>
            <w:tcW w:w="10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 day</w:t>
            </w:r>
          </w:p>
        </w:tc>
        <w:tc>
          <w:tcPr>
            <w:tcW w:w="250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 xml:space="preserve">Nguyen Ngoc Bao Thi </w:t>
            </w:r>
          </w:p>
        </w:tc>
        <w:tc>
          <w:tcPr>
            <w:tcW w:w="1017"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96" w:hRule="atLeast"/>
        </w:trPr>
        <w:tc>
          <w:tcPr>
            <w:tcW w:w="76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094"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bCs/>
                <w:color w:val="2E75B6" w:themeColor="accent5" w:themeShade="BF"/>
                <w:szCs w:val="24"/>
                <w:lang w:val="vi-VN"/>
              </w:rPr>
            </w:pPr>
            <w:r>
              <w:rPr>
                <w:bCs/>
                <w:color w:val="2E75B6" w:themeColor="accent5" w:themeShade="BF"/>
                <w:szCs w:val="24"/>
              </w:rPr>
              <w:t>Customer</w:t>
            </w:r>
            <w:r>
              <w:rPr>
                <w:bCs/>
                <w:color w:val="2E75B6" w:themeColor="accent5" w:themeShade="BF"/>
                <w:szCs w:val="24"/>
                <w:lang w:val="vi-VN"/>
              </w:rPr>
              <w:t xml:space="preserve"> Requirement Specification</w:t>
            </w:r>
          </w:p>
          <w:p>
            <w:pPr>
              <w:rPr>
                <w:color w:val="31849B"/>
                <w:sz w:val="28"/>
                <w:szCs w:val="28"/>
              </w:rPr>
            </w:pPr>
          </w:p>
        </w:tc>
        <w:tc>
          <w:tcPr>
            <w:tcW w:w="1740"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spacing w:line="480" w:lineRule="auto"/>
              <w:jc w:val="center"/>
              <w:rPr>
                <w:color w:val="31849B"/>
                <w:sz w:val="28"/>
                <w:szCs w:val="28"/>
              </w:rPr>
            </w:pPr>
            <w:r>
              <w:rPr>
                <w:color w:val="31849B"/>
                <w:sz w:val="28"/>
                <w:szCs w:val="28"/>
              </w:rPr>
              <w:t>18/12/2023</w:t>
            </w:r>
          </w:p>
        </w:tc>
        <w:tc>
          <w:tcPr>
            <w:tcW w:w="1563"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jc w:val="center"/>
              <w:rPr>
                <w:color w:val="31849B"/>
                <w:sz w:val="28"/>
                <w:szCs w:val="28"/>
              </w:rPr>
            </w:pPr>
            <w:r>
              <w:rPr>
                <w:color w:val="31849B"/>
                <w:sz w:val="28"/>
                <w:szCs w:val="28"/>
              </w:rPr>
              <w:t>20/12/2023</w:t>
            </w:r>
          </w:p>
        </w:tc>
        <w:tc>
          <w:tcPr>
            <w:tcW w:w="10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2 days</w:t>
            </w:r>
          </w:p>
        </w:tc>
        <w:tc>
          <w:tcPr>
            <w:tcW w:w="250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lang w:val="fr-FR"/>
              </w:rPr>
            </w:pPr>
            <w:r>
              <w:rPr>
                <w:color w:val="31849B"/>
                <w:sz w:val="28"/>
                <w:szCs w:val="28"/>
                <w:lang w:val="fr-FR"/>
              </w:rPr>
              <w:t>Nguyen Duong Kieu Diem Quynh</w:t>
            </w:r>
          </w:p>
        </w:tc>
        <w:tc>
          <w:tcPr>
            <w:tcW w:w="1017"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6" w:hRule="atLeast"/>
        </w:trPr>
        <w:tc>
          <w:tcPr>
            <w:tcW w:w="76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094"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Database design</w:t>
            </w:r>
          </w:p>
        </w:tc>
        <w:tc>
          <w:tcPr>
            <w:tcW w:w="1740"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jc w:val="center"/>
              <w:rPr>
                <w:color w:val="31849B"/>
                <w:sz w:val="28"/>
                <w:szCs w:val="28"/>
              </w:rPr>
            </w:pPr>
            <w:r>
              <w:rPr>
                <w:color w:val="31849B"/>
                <w:sz w:val="28"/>
                <w:szCs w:val="28"/>
              </w:rPr>
              <w:t>25/12/2023</w:t>
            </w:r>
          </w:p>
        </w:tc>
        <w:tc>
          <w:tcPr>
            <w:tcW w:w="1563"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jc w:val="center"/>
              <w:rPr>
                <w:color w:val="31849B"/>
                <w:sz w:val="28"/>
                <w:szCs w:val="28"/>
              </w:rPr>
            </w:pPr>
            <w:r>
              <w:rPr>
                <w:color w:val="31849B"/>
                <w:sz w:val="28"/>
                <w:szCs w:val="28"/>
              </w:rPr>
              <w:t>26/12/2023</w:t>
            </w:r>
          </w:p>
        </w:tc>
        <w:tc>
          <w:tcPr>
            <w:tcW w:w="10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2 days</w:t>
            </w:r>
          </w:p>
        </w:tc>
        <w:tc>
          <w:tcPr>
            <w:tcW w:w="250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Dinh Huu Loc</w:t>
            </w:r>
          </w:p>
        </w:tc>
        <w:tc>
          <w:tcPr>
            <w:tcW w:w="1017"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6" w:hRule="atLeast"/>
        </w:trPr>
        <w:tc>
          <w:tcPr>
            <w:tcW w:w="76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094"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Use Case</w:t>
            </w:r>
          </w:p>
        </w:tc>
        <w:tc>
          <w:tcPr>
            <w:tcW w:w="1740"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jc w:val="center"/>
              <w:rPr>
                <w:color w:val="31849B"/>
                <w:sz w:val="28"/>
                <w:szCs w:val="28"/>
              </w:rPr>
            </w:pPr>
            <w:r>
              <w:rPr>
                <w:color w:val="31849B"/>
                <w:sz w:val="28"/>
                <w:szCs w:val="28"/>
              </w:rPr>
              <w:t>26/12/2023</w:t>
            </w:r>
          </w:p>
        </w:tc>
        <w:tc>
          <w:tcPr>
            <w:tcW w:w="1563"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jc w:val="center"/>
              <w:rPr>
                <w:color w:val="31849B"/>
                <w:sz w:val="28"/>
                <w:szCs w:val="28"/>
              </w:rPr>
            </w:pPr>
            <w:r>
              <w:rPr>
                <w:color w:val="31849B"/>
                <w:sz w:val="28"/>
                <w:szCs w:val="28"/>
              </w:rPr>
              <w:t>27/12/2023</w:t>
            </w:r>
          </w:p>
        </w:tc>
        <w:tc>
          <w:tcPr>
            <w:tcW w:w="10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2 days</w:t>
            </w:r>
          </w:p>
        </w:tc>
        <w:tc>
          <w:tcPr>
            <w:tcW w:w="250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Nguyen Ngoc Bao Thi</w:t>
            </w:r>
          </w:p>
        </w:tc>
        <w:tc>
          <w:tcPr>
            <w:tcW w:w="1017"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6" w:hRule="atLeast"/>
        </w:trPr>
        <w:tc>
          <w:tcPr>
            <w:tcW w:w="76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094"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Site map</w:t>
            </w:r>
          </w:p>
        </w:tc>
        <w:tc>
          <w:tcPr>
            <w:tcW w:w="1740"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jc w:val="center"/>
              <w:rPr>
                <w:color w:val="31849B"/>
                <w:sz w:val="28"/>
                <w:szCs w:val="28"/>
              </w:rPr>
            </w:pPr>
            <w:r>
              <w:rPr>
                <w:color w:val="31849B"/>
                <w:sz w:val="28"/>
                <w:szCs w:val="28"/>
              </w:rPr>
              <w:t>26/12/2023</w:t>
            </w:r>
          </w:p>
        </w:tc>
        <w:tc>
          <w:tcPr>
            <w:tcW w:w="1563"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jc w:val="center"/>
              <w:rPr>
                <w:color w:val="31849B"/>
                <w:sz w:val="28"/>
                <w:szCs w:val="28"/>
              </w:rPr>
            </w:pPr>
            <w:r>
              <w:rPr>
                <w:color w:val="31849B"/>
                <w:sz w:val="28"/>
                <w:szCs w:val="28"/>
              </w:rPr>
              <w:t>27/12/2023</w:t>
            </w:r>
          </w:p>
        </w:tc>
        <w:tc>
          <w:tcPr>
            <w:tcW w:w="10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2 days</w:t>
            </w:r>
          </w:p>
        </w:tc>
        <w:tc>
          <w:tcPr>
            <w:tcW w:w="250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Nguyen Ngoc Bao Thi</w:t>
            </w:r>
          </w:p>
        </w:tc>
        <w:tc>
          <w:tcPr>
            <w:tcW w:w="1017"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6" w:hRule="atLeast"/>
        </w:trPr>
        <w:tc>
          <w:tcPr>
            <w:tcW w:w="76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094"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Task Sheet</w:t>
            </w:r>
          </w:p>
        </w:tc>
        <w:tc>
          <w:tcPr>
            <w:tcW w:w="1740"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jc w:val="center"/>
              <w:rPr>
                <w:color w:val="31849B"/>
                <w:sz w:val="28"/>
                <w:szCs w:val="28"/>
                <w:lang w:val="vi-VN"/>
              </w:rPr>
            </w:pPr>
            <w:r>
              <w:rPr>
                <w:color w:val="31849B"/>
                <w:sz w:val="28"/>
                <w:szCs w:val="28"/>
              </w:rPr>
              <w:t>13</w:t>
            </w:r>
            <w:r>
              <w:rPr>
                <w:color w:val="31849B"/>
                <w:sz w:val="28"/>
                <w:szCs w:val="28"/>
                <w:lang w:val="vi-VN"/>
              </w:rPr>
              <w:t>/1/2024</w:t>
            </w:r>
          </w:p>
        </w:tc>
        <w:tc>
          <w:tcPr>
            <w:tcW w:w="1563"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jc w:val="center"/>
              <w:rPr>
                <w:color w:val="31849B"/>
                <w:sz w:val="28"/>
                <w:szCs w:val="28"/>
                <w:lang w:val="vi-VN"/>
              </w:rPr>
            </w:pPr>
            <w:r>
              <w:rPr>
                <w:color w:val="31849B"/>
                <w:sz w:val="28"/>
                <w:szCs w:val="28"/>
              </w:rPr>
              <w:t>13</w:t>
            </w:r>
            <w:r>
              <w:rPr>
                <w:color w:val="31849B"/>
                <w:sz w:val="28"/>
                <w:szCs w:val="28"/>
                <w:lang w:val="vi-VN"/>
              </w:rPr>
              <w:t>/1/2024</w:t>
            </w:r>
          </w:p>
        </w:tc>
        <w:tc>
          <w:tcPr>
            <w:tcW w:w="10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w:t>
            </w:r>
            <w:r>
              <w:rPr>
                <w:color w:val="31849B"/>
                <w:sz w:val="28"/>
                <w:szCs w:val="28"/>
                <w:lang w:val="vi-VN"/>
              </w:rPr>
              <w:t xml:space="preserve"> </w:t>
            </w:r>
            <w:r>
              <w:rPr>
                <w:color w:val="31849B"/>
                <w:sz w:val="28"/>
                <w:szCs w:val="28"/>
              </w:rPr>
              <w:t>day</w:t>
            </w:r>
          </w:p>
        </w:tc>
        <w:tc>
          <w:tcPr>
            <w:tcW w:w="250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lang w:val="fr-FR"/>
              </w:rPr>
            </w:pPr>
            <w:r>
              <w:rPr>
                <w:color w:val="31849B"/>
                <w:sz w:val="28"/>
                <w:szCs w:val="28"/>
                <w:lang w:val="fr-FR"/>
              </w:rPr>
              <w:t>Nguyen Duong Kieu Diem Quynh</w:t>
            </w:r>
          </w:p>
        </w:tc>
        <w:tc>
          <w:tcPr>
            <w:tcW w:w="1017"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4" w:hRule="atLeast"/>
        </w:trPr>
        <w:tc>
          <w:tcPr>
            <w:tcW w:w="76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094"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Check List</w:t>
            </w:r>
          </w:p>
        </w:tc>
        <w:tc>
          <w:tcPr>
            <w:tcW w:w="1740"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jc w:val="center"/>
              <w:rPr>
                <w:color w:val="31849B"/>
                <w:sz w:val="28"/>
                <w:szCs w:val="28"/>
                <w:lang w:val="vi-VN"/>
              </w:rPr>
            </w:pPr>
            <w:r>
              <w:rPr>
                <w:color w:val="31849B"/>
                <w:sz w:val="28"/>
                <w:szCs w:val="28"/>
              </w:rPr>
              <w:t>13</w:t>
            </w:r>
            <w:r>
              <w:rPr>
                <w:color w:val="31849B"/>
                <w:sz w:val="28"/>
                <w:szCs w:val="28"/>
                <w:lang w:val="vi-VN"/>
              </w:rPr>
              <w:t>/1/2024</w:t>
            </w:r>
          </w:p>
        </w:tc>
        <w:tc>
          <w:tcPr>
            <w:tcW w:w="1563"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jc w:val="center"/>
              <w:rPr>
                <w:color w:val="31849B"/>
                <w:sz w:val="28"/>
                <w:szCs w:val="28"/>
                <w:lang w:val="vi-VN"/>
              </w:rPr>
            </w:pPr>
            <w:r>
              <w:rPr>
                <w:color w:val="31849B"/>
                <w:sz w:val="28"/>
                <w:szCs w:val="28"/>
              </w:rPr>
              <w:t>13</w:t>
            </w:r>
            <w:r>
              <w:rPr>
                <w:color w:val="31849B"/>
                <w:sz w:val="28"/>
                <w:szCs w:val="28"/>
                <w:lang w:val="vi-VN"/>
              </w:rPr>
              <w:t>/1/2024</w:t>
            </w:r>
          </w:p>
        </w:tc>
        <w:tc>
          <w:tcPr>
            <w:tcW w:w="10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 day</w:t>
            </w:r>
          </w:p>
        </w:tc>
        <w:tc>
          <w:tcPr>
            <w:tcW w:w="250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lang w:val="fr-FR"/>
              </w:rPr>
            </w:pPr>
            <w:r>
              <w:rPr>
                <w:color w:val="31849B"/>
                <w:sz w:val="28"/>
                <w:szCs w:val="28"/>
                <w:lang w:val="fr-FR"/>
              </w:rPr>
              <w:t>Nguyen Duong Kieu Diem Quynh</w:t>
            </w:r>
          </w:p>
        </w:tc>
        <w:tc>
          <w:tcPr>
            <w:tcW w:w="1017"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6" w:hRule="atLeast"/>
        </w:trPr>
        <w:tc>
          <w:tcPr>
            <w:tcW w:w="76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094"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Database Design - Remake</w:t>
            </w:r>
          </w:p>
        </w:tc>
        <w:tc>
          <w:tcPr>
            <w:tcW w:w="1740"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jc w:val="center"/>
              <w:rPr>
                <w:color w:val="31849B"/>
                <w:sz w:val="28"/>
                <w:szCs w:val="28"/>
              </w:rPr>
            </w:pPr>
            <w:r>
              <w:rPr>
                <w:color w:val="31849B"/>
                <w:sz w:val="28"/>
                <w:szCs w:val="28"/>
              </w:rPr>
              <w:t>20/12/2023</w:t>
            </w:r>
          </w:p>
        </w:tc>
        <w:tc>
          <w:tcPr>
            <w:tcW w:w="1563"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jc w:val="center"/>
              <w:rPr>
                <w:color w:val="31849B"/>
                <w:sz w:val="28"/>
                <w:szCs w:val="28"/>
              </w:rPr>
            </w:pPr>
            <w:r>
              <w:rPr>
                <w:color w:val="31849B"/>
                <w:sz w:val="28"/>
                <w:szCs w:val="28"/>
              </w:rPr>
              <w:t>20/12/2023</w:t>
            </w:r>
          </w:p>
        </w:tc>
        <w:tc>
          <w:tcPr>
            <w:tcW w:w="10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 day</w:t>
            </w:r>
          </w:p>
        </w:tc>
        <w:tc>
          <w:tcPr>
            <w:tcW w:w="250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Dinh Huu Loc</w:t>
            </w:r>
          </w:p>
        </w:tc>
        <w:tc>
          <w:tcPr>
            <w:tcW w:w="1017"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4" w:hRule="atLeast"/>
        </w:trPr>
        <w:tc>
          <w:tcPr>
            <w:tcW w:w="76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094"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Used Guide</w:t>
            </w:r>
          </w:p>
        </w:tc>
        <w:tc>
          <w:tcPr>
            <w:tcW w:w="1740"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12/1/2023</w:t>
            </w:r>
          </w:p>
        </w:tc>
        <w:tc>
          <w:tcPr>
            <w:tcW w:w="1563"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jc w:val="center"/>
              <w:rPr>
                <w:color w:val="31849B"/>
                <w:sz w:val="28"/>
                <w:szCs w:val="28"/>
              </w:rPr>
            </w:pPr>
            <w:r>
              <w:rPr>
                <w:color w:val="31849B"/>
                <w:sz w:val="28"/>
                <w:szCs w:val="28"/>
              </w:rPr>
              <w:t>13/1/2023</w:t>
            </w:r>
          </w:p>
        </w:tc>
        <w:tc>
          <w:tcPr>
            <w:tcW w:w="10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2 days</w:t>
            </w:r>
          </w:p>
        </w:tc>
        <w:tc>
          <w:tcPr>
            <w:tcW w:w="250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Nguyen Ngoc Bao Thi</w:t>
            </w:r>
          </w:p>
          <w:p>
            <w:pPr>
              <w:rPr>
                <w:color w:val="31849B"/>
                <w:sz w:val="28"/>
                <w:szCs w:val="28"/>
              </w:rPr>
            </w:pPr>
            <w:r>
              <w:rPr>
                <w:color w:val="31849B"/>
                <w:sz w:val="28"/>
                <w:szCs w:val="28"/>
              </w:rPr>
              <w:t>Dinh Huu Loc</w:t>
            </w:r>
          </w:p>
          <w:p>
            <w:pPr>
              <w:rPr>
                <w:color w:val="31849B"/>
                <w:sz w:val="28"/>
                <w:szCs w:val="28"/>
                <w:lang w:val="fr-FR"/>
              </w:rPr>
            </w:pPr>
            <w:r>
              <w:rPr>
                <w:color w:val="31849B"/>
                <w:sz w:val="28"/>
                <w:szCs w:val="28"/>
                <w:lang w:val="fr-FR"/>
              </w:rPr>
              <w:t>Nguyen Duong Kieu Diem Quynh</w:t>
            </w:r>
          </w:p>
        </w:tc>
        <w:tc>
          <w:tcPr>
            <w:tcW w:w="1017" w:type="dxa"/>
            <w:gridSpan w:val="4"/>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14" w:type="dxa"/>
          <w:trHeight w:val="586" w:hRule="atLeast"/>
        </w:trPr>
        <w:tc>
          <w:tcPr>
            <w:tcW w:w="804"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181"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Update products to home</w:t>
            </w:r>
          </w:p>
        </w:tc>
        <w:tc>
          <w:tcPr>
            <w:tcW w:w="159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24/12/2023</w:t>
            </w:r>
          </w:p>
        </w:tc>
        <w:tc>
          <w:tcPr>
            <w:tcW w:w="1530"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25/12/2023</w:t>
            </w:r>
          </w:p>
        </w:tc>
        <w:tc>
          <w:tcPr>
            <w:tcW w:w="1081"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2 days</w:t>
            </w:r>
          </w:p>
        </w:tc>
        <w:tc>
          <w:tcPr>
            <w:tcW w:w="2633"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Nguyen Ngoc Bao Thi</w:t>
            </w:r>
          </w:p>
        </w:tc>
        <w:tc>
          <w:tcPr>
            <w:tcW w:w="87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gridAfter w:val="1"/>
          <w:wAfter w:w="14" w:type="dxa"/>
          <w:trHeight w:val="586" w:hRule="atLeast"/>
        </w:trPr>
        <w:tc>
          <w:tcPr>
            <w:tcW w:w="804"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181"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Product</w:t>
            </w:r>
          </w:p>
        </w:tc>
        <w:tc>
          <w:tcPr>
            <w:tcW w:w="159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24/12/2023</w:t>
            </w:r>
          </w:p>
        </w:tc>
        <w:tc>
          <w:tcPr>
            <w:tcW w:w="1530"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24/12/2023</w:t>
            </w:r>
          </w:p>
        </w:tc>
        <w:tc>
          <w:tcPr>
            <w:tcW w:w="1081"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 day</w:t>
            </w:r>
          </w:p>
        </w:tc>
        <w:tc>
          <w:tcPr>
            <w:tcW w:w="2633" w:type="dxa"/>
            <w:gridSpan w:val="3"/>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Nguyen Ngoc Bao Thi</w:t>
            </w:r>
          </w:p>
        </w:tc>
        <w:tc>
          <w:tcPr>
            <w:tcW w:w="87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bl>
    <w:p>
      <w:pPr>
        <w:spacing w:before="240" w:after="240" w:line="360" w:lineRule="auto"/>
        <w:rPr>
          <w:sz w:val="40"/>
          <w:szCs w:val="40"/>
        </w:rPr>
      </w:pPr>
    </w:p>
    <w:tbl>
      <w:tblPr>
        <w:tblStyle w:val="9"/>
        <w:tblpPr w:leftFromText="180" w:rightFromText="180" w:vertAnchor="text" w:tblpX="-140"/>
        <w:tblW w:w="108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55"/>
        <w:gridCol w:w="1995"/>
        <w:gridCol w:w="2010"/>
        <w:gridCol w:w="1545"/>
        <w:gridCol w:w="1005"/>
        <w:gridCol w:w="2205"/>
        <w:gridCol w:w="10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0" w:hRule="atLeast"/>
        </w:trPr>
        <w:tc>
          <w:tcPr>
            <w:tcW w:w="105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19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Product Detail</w:t>
            </w:r>
          </w:p>
        </w:tc>
        <w:tc>
          <w:tcPr>
            <w:tcW w:w="20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25/12/2023</w:t>
            </w:r>
          </w:p>
        </w:tc>
        <w:tc>
          <w:tcPr>
            <w:tcW w:w="15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27/12/2023</w:t>
            </w:r>
          </w:p>
        </w:tc>
        <w:tc>
          <w:tcPr>
            <w:tcW w:w="10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3 days</w:t>
            </w:r>
          </w:p>
        </w:tc>
        <w:tc>
          <w:tcPr>
            <w:tcW w:w="22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Nguyen Ngoc Bao Thi</w:t>
            </w:r>
          </w:p>
        </w:tc>
        <w:tc>
          <w:tcPr>
            <w:tcW w:w="10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51" w:hRule="atLeast"/>
        </w:trPr>
        <w:tc>
          <w:tcPr>
            <w:tcW w:w="105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19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About us</w:t>
            </w:r>
          </w:p>
        </w:tc>
        <w:tc>
          <w:tcPr>
            <w:tcW w:w="20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26/12/2023</w:t>
            </w:r>
          </w:p>
        </w:tc>
        <w:tc>
          <w:tcPr>
            <w:tcW w:w="15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27/12/2023</w:t>
            </w:r>
          </w:p>
        </w:tc>
        <w:tc>
          <w:tcPr>
            <w:tcW w:w="10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2 days</w:t>
            </w:r>
          </w:p>
        </w:tc>
        <w:tc>
          <w:tcPr>
            <w:tcW w:w="22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Nguyen Ngoc Bao Thi</w:t>
            </w:r>
          </w:p>
        </w:tc>
        <w:tc>
          <w:tcPr>
            <w:tcW w:w="10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7" w:hRule="atLeast"/>
        </w:trPr>
        <w:tc>
          <w:tcPr>
            <w:tcW w:w="105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19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 xml:space="preserve">Product management </w:t>
            </w:r>
          </w:p>
          <w:p>
            <w:pPr>
              <w:rPr>
                <w:color w:val="31849B"/>
                <w:sz w:val="28"/>
                <w:szCs w:val="28"/>
              </w:rPr>
            </w:pPr>
          </w:p>
          <w:p>
            <w:pPr>
              <w:rPr>
                <w:color w:val="31849B"/>
                <w:sz w:val="28"/>
                <w:szCs w:val="28"/>
              </w:rPr>
            </w:pPr>
          </w:p>
          <w:p>
            <w:pPr>
              <w:rPr>
                <w:color w:val="31849B"/>
                <w:sz w:val="28"/>
                <w:szCs w:val="28"/>
              </w:rPr>
            </w:pPr>
          </w:p>
        </w:tc>
        <w:tc>
          <w:tcPr>
            <w:tcW w:w="20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26/12/2023</w:t>
            </w:r>
          </w:p>
        </w:tc>
        <w:tc>
          <w:tcPr>
            <w:tcW w:w="15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26/12/2023</w:t>
            </w:r>
          </w:p>
        </w:tc>
        <w:tc>
          <w:tcPr>
            <w:tcW w:w="10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 day</w:t>
            </w:r>
          </w:p>
        </w:tc>
        <w:tc>
          <w:tcPr>
            <w:tcW w:w="22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Nguyen Ngoc Bao Thi</w:t>
            </w:r>
          </w:p>
        </w:tc>
        <w:tc>
          <w:tcPr>
            <w:tcW w:w="10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91" w:hRule="atLeast"/>
        </w:trPr>
        <w:tc>
          <w:tcPr>
            <w:tcW w:w="105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19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Login</w:t>
            </w:r>
          </w:p>
        </w:tc>
        <w:tc>
          <w:tcPr>
            <w:tcW w:w="20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27/12/2023</w:t>
            </w:r>
          </w:p>
        </w:tc>
        <w:tc>
          <w:tcPr>
            <w:tcW w:w="15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27/12/2023</w:t>
            </w:r>
          </w:p>
        </w:tc>
        <w:tc>
          <w:tcPr>
            <w:tcW w:w="10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 day</w:t>
            </w:r>
          </w:p>
        </w:tc>
        <w:tc>
          <w:tcPr>
            <w:tcW w:w="22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lang w:val="fr-FR"/>
              </w:rPr>
            </w:pPr>
            <w:r>
              <w:rPr>
                <w:color w:val="31849B"/>
                <w:sz w:val="28"/>
                <w:szCs w:val="28"/>
                <w:lang w:val="fr-FR"/>
              </w:rPr>
              <w:t>Nguyen Duong Kieu Diem Quynh</w:t>
            </w:r>
          </w:p>
        </w:tc>
        <w:tc>
          <w:tcPr>
            <w:tcW w:w="10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77" w:hRule="atLeast"/>
        </w:trPr>
        <w:tc>
          <w:tcPr>
            <w:tcW w:w="105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19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Resgister</w:t>
            </w:r>
          </w:p>
        </w:tc>
        <w:tc>
          <w:tcPr>
            <w:tcW w:w="20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28/12/2023</w:t>
            </w:r>
          </w:p>
        </w:tc>
        <w:tc>
          <w:tcPr>
            <w:tcW w:w="15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28/12/2023</w:t>
            </w:r>
          </w:p>
        </w:tc>
        <w:tc>
          <w:tcPr>
            <w:tcW w:w="10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 day</w:t>
            </w:r>
          </w:p>
        </w:tc>
        <w:tc>
          <w:tcPr>
            <w:tcW w:w="22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lang w:val="fr-FR"/>
              </w:rPr>
            </w:pPr>
            <w:r>
              <w:rPr>
                <w:color w:val="31849B"/>
                <w:sz w:val="28"/>
                <w:szCs w:val="28"/>
                <w:lang w:val="fr-FR"/>
              </w:rPr>
              <w:t>Nguyen Duong Kieu Diem Quynh</w:t>
            </w:r>
          </w:p>
        </w:tc>
        <w:tc>
          <w:tcPr>
            <w:tcW w:w="10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77" w:hRule="atLeast"/>
        </w:trPr>
        <w:tc>
          <w:tcPr>
            <w:tcW w:w="105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19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Log out</w:t>
            </w:r>
          </w:p>
        </w:tc>
        <w:tc>
          <w:tcPr>
            <w:tcW w:w="20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29/12/2023</w:t>
            </w:r>
          </w:p>
        </w:tc>
        <w:tc>
          <w:tcPr>
            <w:tcW w:w="15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29/12/2023</w:t>
            </w:r>
          </w:p>
        </w:tc>
        <w:tc>
          <w:tcPr>
            <w:tcW w:w="10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lang w:val="vi-VN"/>
              </w:rPr>
              <w:t xml:space="preserve">1 </w:t>
            </w:r>
            <w:r>
              <w:rPr>
                <w:color w:val="31849B"/>
                <w:sz w:val="28"/>
                <w:szCs w:val="28"/>
              </w:rPr>
              <w:t>day</w:t>
            </w:r>
          </w:p>
        </w:tc>
        <w:tc>
          <w:tcPr>
            <w:tcW w:w="22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lang w:val="fr-FR"/>
              </w:rPr>
            </w:pPr>
            <w:r>
              <w:rPr>
                <w:color w:val="31849B"/>
                <w:sz w:val="28"/>
                <w:szCs w:val="28"/>
                <w:lang w:val="fr-FR"/>
              </w:rPr>
              <w:t>Nguyen Duong Kieu Diem Quynh</w:t>
            </w:r>
          </w:p>
        </w:tc>
        <w:tc>
          <w:tcPr>
            <w:tcW w:w="10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77" w:hRule="atLeast"/>
        </w:trPr>
        <w:tc>
          <w:tcPr>
            <w:tcW w:w="105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19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 xml:space="preserve">Decentralization </w:t>
            </w:r>
          </w:p>
        </w:tc>
        <w:tc>
          <w:tcPr>
            <w:tcW w:w="20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27/4/2023</w:t>
            </w:r>
          </w:p>
        </w:tc>
        <w:tc>
          <w:tcPr>
            <w:tcW w:w="15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27/4/2023</w:t>
            </w:r>
          </w:p>
        </w:tc>
        <w:tc>
          <w:tcPr>
            <w:tcW w:w="10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 day</w:t>
            </w:r>
          </w:p>
        </w:tc>
        <w:tc>
          <w:tcPr>
            <w:tcW w:w="22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lang w:val="fr-FR"/>
              </w:rPr>
            </w:pPr>
            <w:r>
              <w:rPr>
                <w:color w:val="31849B"/>
                <w:sz w:val="28"/>
                <w:szCs w:val="28"/>
                <w:lang w:val="fr-FR"/>
              </w:rPr>
              <w:t>Nguyen Duong Kieu Diem Quynh</w:t>
            </w:r>
          </w:p>
        </w:tc>
        <w:tc>
          <w:tcPr>
            <w:tcW w:w="10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7" w:hRule="atLeast"/>
        </w:trPr>
        <w:tc>
          <w:tcPr>
            <w:tcW w:w="105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19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Display customer information</w:t>
            </w:r>
          </w:p>
        </w:tc>
        <w:tc>
          <w:tcPr>
            <w:tcW w:w="20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2/1/2024</w:t>
            </w:r>
          </w:p>
        </w:tc>
        <w:tc>
          <w:tcPr>
            <w:tcW w:w="15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3/1/2024</w:t>
            </w:r>
          </w:p>
        </w:tc>
        <w:tc>
          <w:tcPr>
            <w:tcW w:w="10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2 days</w:t>
            </w:r>
          </w:p>
        </w:tc>
        <w:tc>
          <w:tcPr>
            <w:tcW w:w="22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lang w:val="fr-FR"/>
              </w:rPr>
            </w:pPr>
            <w:r>
              <w:rPr>
                <w:color w:val="31849B"/>
                <w:sz w:val="28"/>
                <w:szCs w:val="28"/>
                <w:lang w:val="fr-FR"/>
              </w:rPr>
              <w:t>Nguyen Duong Kieu Diem Quynh</w:t>
            </w:r>
          </w:p>
        </w:tc>
        <w:tc>
          <w:tcPr>
            <w:tcW w:w="10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7" w:hRule="atLeast"/>
        </w:trPr>
        <w:tc>
          <w:tcPr>
            <w:tcW w:w="105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19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 xml:space="preserve">Contact </w:t>
            </w:r>
          </w:p>
        </w:tc>
        <w:tc>
          <w:tcPr>
            <w:tcW w:w="20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2/1/2024</w:t>
            </w:r>
          </w:p>
        </w:tc>
        <w:tc>
          <w:tcPr>
            <w:tcW w:w="15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2/1/2024</w:t>
            </w:r>
          </w:p>
        </w:tc>
        <w:tc>
          <w:tcPr>
            <w:tcW w:w="10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 day</w:t>
            </w:r>
          </w:p>
        </w:tc>
        <w:tc>
          <w:tcPr>
            <w:tcW w:w="22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lang w:val="fr-FR"/>
              </w:rPr>
            </w:pPr>
            <w:r>
              <w:rPr>
                <w:color w:val="31849B"/>
                <w:sz w:val="28"/>
                <w:szCs w:val="28"/>
                <w:lang w:val="fr-FR"/>
              </w:rPr>
              <w:t>Nguyen Duong Kieu Diem Quynh</w:t>
            </w:r>
          </w:p>
        </w:tc>
        <w:tc>
          <w:tcPr>
            <w:tcW w:w="10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7" w:hRule="atLeast"/>
        </w:trPr>
        <w:tc>
          <w:tcPr>
            <w:tcW w:w="105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19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FAQ</w:t>
            </w:r>
          </w:p>
        </w:tc>
        <w:tc>
          <w:tcPr>
            <w:tcW w:w="20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3/1/2023</w:t>
            </w:r>
          </w:p>
        </w:tc>
        <w:tc>
          <w:tcPr>
            <w:tcW w:w="15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6/1/2024</w:t>
            </w:r>
          </w:p>
        </w:tc>
        <w:tc>
          <w:tcPr>
            <w:tcW w:w="10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4 days</w:t>
            </w:r>
          </w:p>
        </w:tc>
        <w:tc>
          <w:tcPr>
            <w:tcW w:w="22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lang w:val="fr-FR"/>
              </w:rPr>
            </w:pPr>
            <w:r>
              <w:rPr>
                <w:color w:val="31849B"/>
                <w:sz w:val="28"/>
                <w:szCs w:val="28"/>
                <w:lang w:val="fr-FR"/>
              </w:rPr>
              <w:t>Nguyen Duong Kieu Diem Quynh</w:t>
            </w:r>
          </w:p>
        </w:tc>
        <w:tc>
          <w:tcPr>
            <w:tcW w:w="100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bl>
    <w:p>
      <w:pPr>
        <w:widowControl w:val="0"/>
        <w:spacing w:after="0"/>
        <w:rPr>
          <w:b/>
          <w:color w:val="1F4E79"/>
          <w:sz w:val="40"/>
          <w:szCs w:val="40"/>
        </w:rPr>
      </w:pPr>
    </w:p>
    <w:tbl>
      <w:tblPr>
        <w:tblStyle w:val="9"/>
        <w:tblpPr w:leftFromText="180" w:rightFromText="180" w:vertAnchor="text" w:tblpX="-140" w:tblpY="743"/>
        <w:tblW w:w="1083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0"/>
        <w:gridCol w:w="2302"/>
        <w:gridCol w:w="1416"/>
        <w:gridCol w:w="1541"/>
        <w:gridCol w:w="936"/>
        <w:gridCol w:w="2537"/>
        <w:gridCol w:w="10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8" w:hRule="atLeast"/>
        </w:trPr>
        <w:tc>
          <w:tcPr>
            <w:tcW w:w="10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30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Customer Management</w:t>
            </w:r>
          </w:p>
        </w:tc>
        <w:tc>
          <w:tcPr>
            <w:tcW w:w="14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2/1/2024</w:t>
            </w:r>
          </w:p>
        </w:tc>
        <w:tc>
          <w:tcPr>
            <w:tcW w:w="154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3/1/2024</w:t>
            </w:r>
          </w:p>
        </w:tc>
        <w:tc>
          <w:tcPr>
            <w:tcW w:w="9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2 days</w:t>
            </w:r>
          </w:p>
        </w:tc>
        <w:tc>
          <w:tcPr>
            <w:tcW w:w="253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lang w:val="fr-FR"/>
              </w:rPr>
            </w:pPr>
            <w:r>
              <w:rPr>
                <w:color w:val="31849B"/>
                <w:sz w:val="28"/>
                <w:szCs w:val="28"/>
                <w:lang w:val="fr-FR"/>
              </w:rPr>
              <w:t>Nguyen Duong Kieu Diem Quynh</w:t>
            </w:r>
          </w:p>
        </w:tc>
        <w:tc>
          <w:tcPr>
            <w:tcW w:w="10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8" w:hRule="atLeast"/>
        </w:trPr>
        <w:tc>
          <w:tcPr>
            <w:tcW w:w="10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30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FAQ Management</w:t>
            </w:r>
          </w:p>
        </w:tc>
        <w:tc>
          <w:tcPr>
            <w:tcW w:w="14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3/1/2024</w:t>
            </w:r>
          </w:p>
        </w:tc>
        <w:tc>
          <w:tcPr>
            <w:tcW w:w="154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4/1/2024</w:t>
            </w:r>
          </w:p>
        </w:tc>
        <w:tc>
          <w:tcPr>
            <w:tcW w:w="9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2 days</w:t>
            </w:r>
          </w:p>
        </w:tc>
        <w:tc>
          <w:tcPr>
            <w:tcW w:w="253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lang w:val="fr-FR"/>
              </w:rPr>
            </w:pPr>
            <w:r>
              <w:rPr>
                <w:color w:val="31849B"/>
                <w:sz w:val="28"/>
                <w:szCs w:val="28"/>
                <w:lang w:val="fr-FR"/>
              </w:rPr>
              <w:t>Nguyen Duong Kieu Diem Quynh</w:t>
            </w:r>
          </w:p>
        </w:tc>
        <w:tc>
          <w:tcPr>
            <w:tcW w:w="10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8" w:hRule="atLeast"/>
        </w:trPr>
        <w:tc>
          <w:tcPr>
            <w:tcW w:w="10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30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Cart</w:t>
            </w:r>
          </w:p>
        </w:tc>
        <w:tc>
          <w:tcPr>
            <w:tcW w:w="14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4/1/2024</w:t>
            </w:r>
          </w:p>
        </w:tc>
        <w:tc>
          <w:tcPr>
            <w:tcW w:w="154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4/1/2024</w:t>
            </w:r>
          </w:p>
        </w:tc>
        <w:tc>
          <w:tcPr>
            <w:tcW w:w="9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 day</w:t>
            </w:r>
          </w:p>
        </w:tc>
        <w:tc>
          <w:tcPr>
            <w:tcW w:w="253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Dinh Huu Loc</w:t>
            </w:r>
          </w:p>
        </w:tc>
        <w:tc>
          <w:tcPr>
            <w:tcW w:w="10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8" w:hRule="atLeast"/>
        </w:trPr>
        <w:tc>
          <w:tcPr>
            <w:tcW w:w="10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30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Check out</w:t>
            </w:r>
          </w:p>
        </w:tc>
        <w:tc>
          <w:tcPr>
            <w:tcW w:w="14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4/1/2024</w:t>
            </w:r>
          </w:p>
        </w:tc>
        <w:tc>
          <w:tcPr>
            <w:tcW w:w="154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5/1/2024</w:t>
            </w:r>
          </w:p>
        </w:tc>
        <w:tc>
          <w:tcPr>
            <w:tcW w:w="9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2 days</w:t>
            </w:r>
          </w:p>
        </w:tc>
        <w:tc>
          <w:tcPr>
            <w:tcW w:w="253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Dinh Huu Loc</w:t>
            </w:r>
          </w:p>
        </w:tc>
        <w:tc>
          <w:tcPr>
            <w:tcW w:w="10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8" w:hRule="atLeast"/>
        </w:trPr>
        <w:tc>
          <w:tcPr>
            <w:tcW w:w="10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30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Show order information</w:t>
            </w:r>
          </w:p>
        </w:tc>
        <w:tc>
          <w:tcPr>
            <w:tcW w:w="14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5/1/2024</w:t>
            </w:r>
          </w:p>
        </w:tc>
        <w:tc>
          <w:tcPr>
            <w:tcW w:w="154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6/1/2024</w:t>
            </w:r>
          </w:p>
        </w:tc>
        <w:tc>
          <w:tcPr>
            <w:tcW w:w="9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2 days</w:t>
            </w:r>
          </w:p>
        </w:tc>
        <w:tc>
          <w:tcPr>
            <w:tcW w:w="253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Dinh Huu Loc</w:t>
            </w:r>
          </w:p>
        </w:tc>
        <w:tc>
          <w:tcPr>
            <w:tcW w:w="10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8" w:hRule="atLeast"/>
        </w:trPr>
        <w:tc>
          <w:tcPr>
            <w:tcW w:w="10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30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 xml:space="preserve">Order Management </w:t>
            </w:r>
          </w:p>
        </w:tc>
        <w:tc>
          <w:tcPr>
            <w:tcW w:w="14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7/1/2024</w:t>
            </w:r>
          </w:p>
        </w:tc>
        <w:tc>
          <w:tcPr>
            <w:tcW w:w="154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7/1/2024</w:t>
            </w:r>
          </w:p>
        </w:tc>
        <w:tc>
          <w:tcPr>
            <w:tcW w:w="9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 day</w:t>
            </w:r>
          </w:p>
        </w:tc>
        <w:tc>
          <w:tcPr>
            <w:tcW w:w="253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Dinh Huu Loc</w:t>
            </w:r>
          </w:p>
        </w:tc>
        <w:tc>
          <w:tcPr>
            <w:tcW w:w="10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8" w:hRule="atLeast"/>
        </w:trPr>
        <w:tc>
          <w:tcPr>
            <w:tcW w:w="10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30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Bill management</w:t>
            </w:r>
          </w:p>
        </w:tc>
        <w:tc>
          <w:tcPr>
            <w:tcW w:w="14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8/1/202</w:t>
            </w:r>
          </w:p>
        </w:tc>
        <w:tc>
          <w:tcPr>
            <w:tcW w:w="154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8/1/2024</w:t>
            </w:r>
          </w:p>
        </w:tc>
        <w:tc>
          <w:tcPr>
            <w:tcW w:w="9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 day</w:t>
            </w:r>
          </w:p>
        </w:tc>
        <w:tc>
          <w:tcPr>
            <w:tcW w:w="253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Dinh Huu Loc</w:t>
            </w:r>
          </w:p>
        </w:tc>
        <w:tc>
          <w:tcPr>
            <w:tcW w:w="10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8" w:hRule="atLeast"/>
        </w:trPr>
        <w:tc>
          <w:tcPr>
            <w:tcW w:w="10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30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Discount on number of code connections</w:t>
            </w:r>
          </w:p>
        </w:tc>
        <w:tc>
          <w:tcPr>
            <w:tcW w:w="14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8/1/2024</w:t>
            </w:r>
          </w:p>
        </w:tc>
        <w:tc>
          <w:tcPr>
            <w:tcW w:w="154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8/1/2024</w:t>
            </w:r>
          </w:p>
        </w:tc>
        <w:tc>
          <w:tcPr>
            <w:tcW w:w="9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 day</w:t>
            </w:r>
          </w:p>
        </w:tc>
        <w:tc>
          <w:tcPr>
            <w:tcW w:w="253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Dinh Huu Loc</w:t>
            </w:r>
          </w:p>
        </w:tc>
        <w:tc>
          <w:tcPr>
            <w:tcW w:w="10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8" w:hRule="atLeast"/>
        </w:trPr>
        <w:tc>
          <w:tcPr>
            <w:tcW w:w="10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30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Payment</w:t>
            </w:r>
          </w:p>
        </w:tc>
        <w:tc>
          <w:tcPr>
            <w:tcW w:w="14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9/1/2023</w:t>
            </w:r>
          </w:p>
        </w:tc>
        <w:tc>
          <w:tcPr>
            <w:tcW w:w="154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11/1/2024</w:t>
            </w:r>
          </w:p>
        </w:tc>
        <w:tc>
          <w:tcPr>
            <w:tcW w:w="9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3</w:t>
            </w:r>
            <w:r>
              <w:rPr>
                <w:color w:val="31849B"/>
                <w:sz w:val="28"/>
                <w:szCs w:val="28"/>
                <w:lang w:val="vi-VN"/>
              </w:rPr>
              <w:t xml:space="preserve"> </w:t>
            </w:r>
            <w:r>
              <w:rPr>
                <w:color w:val="31849B"/>
                <w:sz w:val="28"/>
                <w:szCs w:val="28"/>
              </w:rPr>
              <w:t>days</w:t>
            </w:r>
          </w:p>
        </w:tc>
        <w:tc>
          <w:tcPr>
            <w:tcW w:w="253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Dinh Huu Loc</w:t>
            </w:r>
          </w:p>
        </w:tc>
        <w:tc>
          <w:tcPr>
            <w:tcW w:w="10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8" w:hRule="atLeast"/>
        </w:trPr>
        <w:tc>
          <w:tcPr>
            <w:tcW w:w="10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30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Feedback management</w:t>
            </w:r>
          </w:p>
        </w:tc>
        <w:tc>
          <w:tcPr>
            <w:tcW w:w="14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9/1/2024</w:t>
            </w:r>
          </w:p>
        </w:tc>
        <w:tc>
          <w:tcPr>
            <w:tcW w:w="154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9/1/2024</w:t>
            </w:r>
          </w:p>
        </w:tc>
        <w:tc>
          <w:tcPr>
            <w:tcW w:w="9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 day</w:t>
            </w:r>
          </w:p>
        </w:tc>
        <w:tc>
          <w:tcPr>
            <w:tcW w:w="253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Dinh Huu Loc</w:t>
            </w:r>
          </w:p>
        </w:tc>
        <w:tc>
          <w:tcPr>
            <w:tcW w:w="10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8" w:hRule="atLeast"/>
        </w:trPr>
        <w:tc>
          <w:tcPr>
            <w:tcW w:w="10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30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Author management</w:t>
            </w:r>
          </w:p>
        </w:tc>
        <w:tc>
          <w:tcPr>
            <w:tcW w:w="14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10/1/2024</w:t>
            </w:r>
          </w:p>
        </w:tc>
        <w:tc>
          <w:tcPr>
            <w:tcW w:w="154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10/1/2024</w:t>
            </w:r>
          </w:p>
        </w:tc>
        <w:tc>
          <w:tcPr>
            <w:tcW w:w="9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 day</w:t>
            </w:r>
          </w:p>
        </w:tc>
        <w:tc>
          <w:tcPr>
            <w:tcW w:w="253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Nguyen Ngoc Bao Thi</w:t>
            </w:r>
          </w:p>
        </w:tc>
        <w:tc>
          <w:tcPr>
            <w:tcW w:w="10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8" w:hRule="atLeast"/>
        </w:trPr>
        <w:tc>
          <w:tcPr>
            <w:tcW w:w="10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30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Supplier Management</w:t>
            </w:r>
          </w:p>
        </w:tc>
        <w:tc>
          <w:tcPr>
            <w:tcW w:w="14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11/1/2024</w:t>
            </w:r>
          </w:p>
        </w:tc>
        <w:tc>
          <w:tcPr>
            <w:tcW w:w="154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11/1/2024</w:t>
            </w:r>
          </w:p>
        </w:tc>
        <w:tc>
          <w:tcPr>
            <w:tcW w:w="9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 day</w:t>
            </w:r>
          </w:p>
        </w:tc>
        <w:tc>
          <w:tcPr>
            <w:tcW w:w="253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Nguyen Ngoc Bao Thi</w:t>
            </w:r>
          </w:p>
        </w:tc>
        <w:tc>
          <w:tcPr>
            <w:tcW w:w="10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8" w:hRule="atLeast"/>
        </w:trPr>
        <w:tc>
          <w:tcPr>
            <w:tcW w:w="10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30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Subcategories management</w:t>
            </w:r>
          </w:p>
        </w:tc>
        <w:tc>
          <w:tcPr>
            <w:tcW w:w="14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11/1/2024</w:t>
            </w:r>
          </w:p>
        </w:tc>
        <w:tc>
          <w:tcPr>
            <w:tcW w:w="154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11/1/2024</w:t>
            </w:r>
          </w:p>
        </w:tc>
        <w:tc>
          <w:tcPr>
            <w:tcW w:w="9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 day</w:t>
            </w:r>
          </w:p>
        </w:tc>
        <w:tc>
          <w:tcPr>
            <w:tcW w:w="253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Nguyen Ngoc Bao Thi</w:t>
            </w:r>
          </w:p>
        </w:tc>
        <w:tc>
          <w:tcPr>
            <w:tcW w:w="10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8" w:hRule="atLeast"/>
        </w:trPr>
        <w:tc>
          <w:tcPr>
            <w:tcW w:w="10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30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Categories management</w:t>
            </w:r>
          </w:p>
        </w:tc>
        <w:tc>
          <w:tcPr>
            <w:tcW w:w="14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12/1/2024</w:t>
            </w:r>
          </w:p>
        </w:tc>
        <w:tc>
          <w:tcPr>
            <w:tcW w:w="154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12/1/2024</w:t>
            </w:r>
          </w:p>
        </w:tc>
        <w:tc>
          <w:tcPr>
            <w:tcW w:w="9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 day</w:t>
            </w:r>
          </w:p>
        </w:tc>
        <w:tc>
          <w:tcPr>
            <w:tcW w:w="253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Nguyen Ngoc Bao Thi</w:t>
            </w:r>
          </w:p>
        </w:tc>
        <w:tc>
          <w:tcPr>
            <w:tcW w:w="10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72" w:hRule="atLeast"/>
        </w:trPr>
        <w:tc>
          <w:tcPr>
            <w:tcW w:w="10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30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1F4E79"/>
                <w:sz w:val="40"/>
                <w:szCs w:val="40"/>
              </w:rPr>
            </w:pPr>
            <w:r>
              <w:rPr>
                <w:color w:val="31849B"/>
                <w:sz w:val="28"/>
                <w:szCs w:val="28"/>
              </w:rPr>
              <w:t>Validation checklist, submission checklist</w:t>
            </w:r>
          </w:p>
        </w:tc>
        <w:tc>
          <w:tcPr>
            <w:tcW w:w="14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14/1/2024</w:t>
            </w:r>
          </w:p>
          <w:p>
            <w:pPr>
              <w:rPr>
                <w:color w:val="31849B"/>
                <w:sz w:val="28"/>
                <w:szCs w:val="28"/>
              </w:rPr>
            </w:pPr>
          </w:p>
          <w:p>
            <w:pPr>
              <w:rPr>
                <w:color w:val="31849B"/>
                <w:sz w:val="28"/>
                <w:szCs w:val="28"/>
              </w:rPr>
            </w:pPr>
          </w:p>
        </w:tc>
        <w:tc>
          <w:tcPr>
            <w:tcW w:w="154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14/1/2024</w:t>
            </w:r>
          </w:p>
        </w:tc>
        <w:tc>
          <w:tcPr>
            <w:tcW w:w="9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 day</w:t>
            </w:r>
          </w:p>
        </w:tc>
        <w:tc>
          <w:tcPr>
            <w:tcW w:w="253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Nguyen Ngoc Bao Thi</w:t>
            </w:r>
          </w:p>
        </w:tc>
        <w:tc>
          <w:tcPr>
            <w:tcW w:w="10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8" w:hRule="atLeast"/>
        </w:trPr>
        <w:tc>
          <w:tcPr>
            <w:tcW w:w="10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30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Instructions for use</w:t>
            </w:r>
          </w:p>
        </w:tc>
        <w:tc>
          <w:tcPr>
            <w:tcW w:w="14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14/1/2024</w:t>
            </w:r>
          </w:p>
        </w:tc>
        <w:tc>
          <w:tcPr>
            <w:tcW w:w="154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14/1/2024</w:t>
            </w:r>
          </w:p>
        </w:tc>
        <w:tc>
          <w:tcPr>
            <w:tcW w:w="9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lang w:val="vi-VN"/>
              </w:rPr>
              <w:t xml:space="preserve"> 1 </w:t>
            </w:r>
            <w:r>
              <w:rPr>
                <w:color w:val="31849B"/>
                <w:sz w:val="28"/>
                <w:szCs w:val="28"/>
              </w:rPr>
              <w:t>day</w:t>
            </w:r>
          </w:p>
        </w:tc>
        <w:tc>
          <w:tcPr>
            <w:tcW w:w="253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Nguyen Duong Kieu Diem Quynh,Dinh Huu Loc,Nguyen Ngoc Bao Thi</w:t>
            </w:r>
          </w:p>
        </w:tc>
        <w:tc>
          <w:tcPr>
            <w:tcW w:w="10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8" w:hRule="atLeast"/>
        </w:trPr>
        <w:tc>
          <w:tcPr>
            <w:tcW w:w="10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30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Full website test</w:t>
            </w:r>
          </w:p>
        </w:tc>
        <w:tc>
          <w:tcPr>
            <w:tcW w:w="14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14/1/2024</w:t>
            </w:r>
          </w:p>
        </w:tc>
        <w:tc>
          <w:tcPr>
            <w:tcW w:w="154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14/1/2024</w:t>
            </w:r>
          </w:p>
        </w:tc>
        <w:tc>
          <w:tcPr>
            <w:tcW w:w="9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 day</w:t>
            </w:r>
          </w:p>
        </w:tc>
        <w:tc>
          <w:tcPr>
            <w:tcW w:w="253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Nguyen Duong Kieu Diem Quynh,Dinh Huu Loc,Nguyen Ngoc Bao Thi</w:t>
            </w:r>
          </w:p>
        </w:tc>
        <w:tc>
          <w:tcPr>
            <w:tcW w:w="10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bookmarkStart w:id="25" w:name="OLE_LINK1"/>
            <w:r>
              <w:rPr>
                <w:color w:val="31849B"/>
                <w:sz w:val="28"/>
                <w:szCs w:val="28"/>
              </w:rPr>
              <w:t>Implement</w:t>
            </w:r>
            <w:bookmarkEnd w:id="25"/>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8" w:hRule="atLeast"/>
        </w:trPr>
        <w:tc>
          <w:tcPr>
            <w:tcW w:w="10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30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Final Document</w:t>
            </w:r>
          </w:p>
        </w:tc>
        <w:tc>
          <w:tcPr>
            <w:tcW w:w="14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14/1/2024</w:t>
            </w:r>
          </w:p>
        </w:tc>
        <w:tc>
          <w:tcPr>
            <w:tcW w:w="154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14/1/2024</w:t>
            </w:r>
          </w:p>
        </w:tc>
        <w:tc>
          <w:tcPr>
            <w:tcW w:w="9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 day</w:t>
            </w:r>
          </w:p>
        </w:tc>
        <w:tc>
          <w:tcPr>
            <w:tcW w:w="253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lang w:val="fr-FR"/>
              </w:rPr>
            </w:pPr>
            <w:r>
              <w:rPr>
                <w:color w:val="31849B"/>
                <w:sz w:val="28"/>
                <w:szCs w:val="28"/>
                <w:lang w:val="fr-FR"/>
              </w:rPr>
              <w:t>Nguyen Duong Kieu Diem Quynh</w:t>
            </w:r>
          </w:p>
        </w:tc>
        <w:tc>
          <w:tcPr>
            <w:tcW w:w="10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8" w:hRule="atLeast"/>
        </w:trPr>
        <w:tc>
          <w:tcPr>
            <w:tcW w:w="10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30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Final Code website</w:t>
            </w:r>
          </w:p>
        </w:tc>
        <w:tc>
          <w:tcPr>
            <w:tcW w:w="14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14/1/2024</w:t>
            </w:r>
          </w:p>
        </w:tc>
        <w:tc>
          <w:tcPr>
            <w:tcW w:w="154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14/1/2024</w:t>
            </w:r>
          </w:p>
        </w:tc>
        <w:tc>
          <w:tcPr>
            <w:tcW w:w="9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 day</w:t>
            </w:r>
          </w:p>
        </w:tc>
        <w:tc>
          <w:tcPr>
            <w:tcW w:w="253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Nguyen Ngoc Bao Thi</w:t>
            </w:r>
          </w:p>
        </w:tc>
        <w:tc>
          <w:tcPr>
            <w:tcW w:w="10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p>
            <w:pPr>
              <w:rPr>
                <w:color w:val="31849B"/>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8" w:hRule="atLeast"/>
        </w:trPr>
        <w:tc>
          <w:tcPr>
            <w:tcW w:w="106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numPr>
                <w:ilvl w:val="0"/>
                <w:numId w:val="2"/>
              </w:numPr>
              <w:spacing w:after="0" w:line="240" w:lineRule="auto"/>
              <w:rPr>
                <w:color w:val="31849B"/>
                <w:sz w:val="28"/>
                <w:szCs w:val="28"/>
              </w:rPr>
            </w:pPr>
          </w:p>
        </w:tc>
        <w:tc>
          <w:tcPr>
            <w:tcW w:w="230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Installation Guide</w:t>
            </w:r>
          </w:p>
        </w:tc>
        <w:tc>
          <w:tcPr>
            <w:tcW w:w="141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pPr>
              <w:rPr>
                <w:color w:val="31849B"/>
                <w:sz w:val="28"/>
                <w:szCs w:val="28"/>
              </w:rPr>
            </w:pPr>
            <w:r>
              <w:rPr>
                <w:color w:val="31849B"/>
                <w:sz w:val="28"/>
                <w:szCs w:val="28"/>
              </w:rPr>
              <w:t>14/1/2024</w:t>
            </w:r>
          </w:p>
        </w:tc>
        <w:tc>
          <w:tcPr>
            <w:tcW w:w="154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14/1/2024</w:t>
            </w:r>
          </w:p>
        </w:tc>
        <w:tc>
          <w:tcPr>
            <w:tcW w:w="93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1 day</w:t>
            </w:r>
          </w:p>
        </w:tc>
        <w:tc>
          <w:tcPr>
            <w:tcW w:w="253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Dinh Huu Loc</w:t>
            </w:r>
          </w:p>
        </w:tc>
        <w:tc>
          <w:tcPr>
            <w:tcW w:w="10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pPr>
              <w:rPr>
                <w:color w:val="31849B"/>
                <w:sz w:val="28"/>
                <w:szCs w:val="28"/>
              </w:rPr>
            </w:pPr>
            <w:r>
              <w:rPr>
                <w:color w:val="31849B"/>
                <w:sz w:val="28"/>
                <w:szCs w:val="28"/>
              </w:rPr>
              <w:t>Implement</w:t>
            </w:r>
          </w:p>
          <w:p>
            <w:pPr>
              <w:rPr>
                <w:color w:val="31849B"/>
                <w:sz w:val="28"/>
                <w:szCs w:val="28"/>
              </w:rPr>
            </w:pPr>
          </w:p>
        </w:tc>
      </w:tr>
    </w:tbl>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sectPr>
          <w:footerReference r:id="rId18" w:type="first"/>
          <w:footerReference r:id="rId17" w:type="default"/>
          <w:pgSz w:w="11907" w:h="16840"/>
          <w:pgMar w:top="720" w:right="720" w:bottom="720" w:left="720" w:header="720" w:footer="720" w:gutter="0"/>
          <w:cols w:space="720" w:num="1"/>
          <w:titlePg/>
        </w:sectPr>
      </w:pPr>
    </w:p>
    <w:p>
      <w:pPr>
        <w:rPr>
          <w:sz w:val="40"/>
          <w:szCs w:val="40"/>
        </w:rPr>
      </w:pPr>
    </w:p>
    <w:tbl>
      <w:tblPr>
        <w:tblStyle w:val="9"/>
        <w:tblpPr w:leftFromText="180" w:rightFromText="180" w:vertAnchor="text" w:tblpX="-75" w:tblpY="573"/>
        <w:tblW w:w="1039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605"/>
        <w:gridCol w:w="17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4" w:hRule="atLeast"/>
        </w:trPr>
        <w:tc>
          <w:tcPr>
            <w:tcW w:w="8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32"/>
                <w:szCs w:val="32"/>
              </w:rPr>
            </w:pPr>
            <w:r>
              <w:rPr>
                <w:b/>
                <w:sz w:val="32"/>
                <w:szCs w:val="32"/>
              </w:rPr>
              <w:t>Decision</w:t>
            </w:r>
          </w:p>
        </w:tc>
        <w:tc>
          <w:tcPr>
            <w:tcW w:w="17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32"/>
                <w:szCs w:val="32"/>
              </w:rPr>
            </w:pPr>
            <w:r>
              <w:rPr>
                <w:b/>
                <w:sz w:val="32"/>
                <w:szCs w:val="32"/>
              </w:rPr>
              <w:t>Confirm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6" w:hRule="atLeast"/>
        </w:trPr>
        <w:tc>
          <w:tcPr>
            <w:tcW w:w="8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sz w:val="28"/>
                <w:szCs w:val="28"/>
              </w:rPr>
            </w:pPr>
            <w:r>
              <w:rPr>
                <w:sz w:val="28"/>
                <w:szCs w:val="28"/>
              </w:rPr>
              <w:t xml:space="preserve">Do all variables have a default value of 0? </w:t>
            </w:r>
          </w:p>
        </w:tc>
        <w:tc>
          <w:tcPr>
            <w:tcW w:w="17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28"/>
                <w:szCs w:val="28"/>
              </w:rPr>
            </w:pPr>
            <w:r>
              <w:rPr>
                <w:sz w:val="28"/>
                <w:szCs w:val="28"/>
              </w:rPr>
              <w:t>Have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8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sz w:val="28"/>
                <w:szCs w:val="28"/>
              </w:rPr>
            </w:pPr>
            <w:r>
              <w:rPr>
                <w:sz w:val="28"/>
                <w:szCs w:val="28"/>
              </w:rPr>
              <w:t xml:space="preserve"> Does the administrator have all the permissions to create and delete records?</w:t>
            </w:r>
          </w:p>
          <w:p>
            <w:pPr>
              <w:jc w:val="both"/>
              <w:rPr>
                <w:sz w:val="28"/>
                <w:szCs w:val="28"/>
              </w:rPr>
            </w:pPr>
          </w:p>
        </w:tc>
        <w:tc>
          <w:tcPr>
            <w:tcW w:w="17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28"/>
                <w:szCs w:val="28"/>
              </w:rPr>
            </w:pPr>
            <w:r>
              <w:rPr>
                <w:sz w:val="28"/>
                <w:szCs w:val="28"/>
              </w:rPr>
              <w:t>Have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4" w:hRule="atLeast"/>
        </w:trPr>
        <w:tc>
          <w:tcPr>
            <w:tcW w:w="8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sz w:val="28"/>
                <w:szCs w:val="28"/>
              </w:rPr>
            </w:pPr>
            <w:r>
              <w:rPr>
                <w:sz w:val="28"/>
                <w:szCs w:val="28"/>
              </w:rPr>
              <w:t>Are all records properly included in the proper database?</w:t>
            </w:r>
          </w:p>
        </w:tc>
        <w:tc>
          <w:tcPr>
            <w:tcW w:w="17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28"/>
                <w:szCs w:val="28"/>
              </w:rPr>
            </w:pPr>
            <w:r>
              <w:rPr>
                <w:sz w:val="28"/>
                <w:szCs w:val="28"/>
              </w:rPr>
              <w:t>Have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3" w:hRule="atLeast"/>
        </w:trPr>
        <w:tc>
          <w:tcPr>
            <w:tcW w:w="8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sz w:val="28"/>
                <w:szCs w:val="28"/>
              </w:rPr>
            </w:pPr>
            <w:r>
              <w:rPr>
                <w:sz w:val="28"/>
                <w:szCs w:val="28"/>
              </w:rPr>
              <w:t>Are all modules properly integrated and fully operational?</w:t>
            </w:r>
          </w:p>
        </w:tc>
        <w:tc>
          <w:tcPr>
            <w:tcW w:w="17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28"/>
                <w:szCs w:val="28"/>
              </w:rPr>
            </w:pPr>
            <w:r>
              <w:rPr>
                <w:sz w:val="28"/>
                <w:szCs w:val="28"/>
              </w:rPr>
              <w:t>Have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3" w:hRule="atLeast"/>
        </w:trPr>
        <w:tc>
          <w:tcPr>
            <w:tcW w:w="8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sz w:val="28"/>
                <w:szCs w:val="28"/>
              </w:rPr>
            </w:pPr>
            <w:r>
              <w:rPr>
                <w:sz w:val="28"/>
                <w:szCs w:val="28"/>
              </w:rPr>
              <w:t>Have all Design and Coding Standards that have been adhered to and implemented</w:t>
            </w:r>
          </w:p>
        </w:tc>
        <w:tc>
          <w:tcPr>
            <w:tcW w:w="17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28"/>
                <w:szCs w:val="28"/>
              </w:rPr>
            </w:pPr>
            <w:r>
              <w:rPr>
                <w:sz w:val="28"/>
                <w:szCs w:val="28"/>
              </w:rPr>
              <w:t>Have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3" w:hRule="atLeast"/>
        </w:trPr>
        <w:tc>
          <w:tcPr>
            <w:tcW w:w="8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sz w:val="28"/>
                <w:szCs w:val="28"/>
              </w:rPr>
            </w:pPr>
            <w:r>
              <w:rPr>
                <w:sz w:val="28"/>
                <w:szCs w:val="28"/>
              </w:rPr>
              <w:t>Is the GUI design consistent?</w:t>
            </w:r>
          </w:p>
        </w:tc>
        <w:tc>
          <w:tcPr>
            <w:tcW w:w="17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28"/>
                <w:szCs w:val="28"/>
              </w:rPr>
            </w:pPr>
            <w:r>
              <w:rPr>
                <w:sz w:val="28"/>
                <w:szCs w:val="28"/>
              </w:rPr>
              <w:t>Have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4" w:hRule="atLeast"/>
        </w:trPr>
        <w:tc>
          <w:tcPr>
            <w:tcW w:w="8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 xml:space="preserve">Is the navigation sequence correct through all forms/screens in the app? </w:t>
            </w:r>
          </w:p>
        </w:tc>
        <w:tc>
          <w:tcPr>
            <w:tcW w:w="17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28"/>
                <w:szCs w:val="28"/>
              </w:rPr>
            </w:pPr>
            <w:r>
              <w:rPr>
                <w:sz w:val="28"/>
                <w:szCs w:val="28"/>
              </w:rPr>
              <w:t>Have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7" w:hRule="atLeast"/>
        </w:trPr>
        <w:tc>
          <w:tcPr>
            <w:tcW w:w="8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Is exception handling implemented in all monitors?</w:t>
            </w:r>
          </w:p>
        </w:tc>
        <w:tc>
          <w:tcPr>
            <w:tcW w:w="17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28"/>
                <w:szCs w:val="28"/>
              </w:rPr>
            </w:pPr>
            <w:r>
              <w:rPr>
                <w:sz w:val="28"/>
                <w:szCs w:val="28"/>
              </w:rPr>
              <w:t>Have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3" w:hRule="atLeast"/>
        </w:trPr>
        <w:tc>
          <w:tcPr>
            <w:tcW w:w="8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Do all program codes work?</w:t>
            </w:r>
          </w:p>
        </w:tc>
        <w:tc>
          <w:tcPr>
            <w:tcW w:w="17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28"/>
                <w:szCs w:val="28"/>
              </w:rPr>
            </w:pPr>
            <w:r>
              <w:rPr>
                <w:sz w:val="28"/>
                <w:szCs w:val="28"/>
              </w:rPr>
              <w:t>Have</w:t>
            </w:r>
          </w:p>
        </w:tc>
      </w:tr>
    </w:tbl>
    <w:p>
      <w:pPr>
        <w:rPr>
          <w:b/>
          <w:sz w:val="40"/>
          <w:szCs w:val="40"/>
        </w:rPr>
        <w:sectPr>
          <w:footerReference r:id="rId19" w:type="first"/>
          <w:pgSz w:w="11907" w:h="16840"/>
          <w:pgMar w:top="720" w:right="720" w:bottom="720" w:left="720" w:header="720" w:footer="720" w:gutter="0"/>
          <w:cols w:space="720" w:num="1"/>
          <w:titlePg/>
        </w:sectPr>
      </w:pPr>
      <w:r>
        <w:rPr>
          <w:b/>
          <w:color w:val="1F4E79"/>
          <w:sz w:val="40"/>
          <w:szCs w:val="40"/>
        </w:rPr>
        <w:t>Authentication checklist:</w:t>
      </w:r>
    </w:p>
    <w:p>
      <w:r>
        <w:rPr>
          <w:b/>
          <w:color w:val="1F4E79"/>
          <w:sz w:val="40"/>
          <w:szCs w:val="40"/>
        </w:rPr>
        <w:t>Submission checklist:</w:t>
      </w:r>
    </w:p>
    <w:p>
      <w:pPr>
        <w:rPr>
          <w:sz w:val="40"/>
          <w:szCs w:val="40"/>
        </w:rPr>
      </w:pPr>
    </w:p>
    <w:tbl>
      <w:tblPr>
        <w:tblStyle w:val="9"/>
        <w:tblpPr w:leftFromText="180" w:rightFromText="180" w:vertAnchor="text" w:tblpX="-630"/>
        <w:tblW w:w="102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90"/>
        <w:gridCol w:w="3986"/>
        <w:gridCol w:w="1029"/>
        <w:gridCol w:w="759"/>
        <w:gridCol w:w="815"/>
        <w:gridCol w:w="24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5" w:hRule="atLeast"/>
        </w:trPr>
        <w:tc>
          <w:tcPr>
            <w:tcW w:w="11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32"/>
                <w:szCs w:val="32"/>
              </w:rPr>
            </w:pPr>
            <w:r>
              <w:rPr>
                <w:b/>
                <w:sz w:val="28"/>
                <w:szCs w:val="28"/>
              </w:rPr>
              <w:t>Sr.NO</w:t>
            </w:r>
            <w:r>
              <w:rPr>
                <w:sz w:val="28"/>
                <w:szCs w:val="28"/>
              </w:rPr>
              <w:t>.</w:t>
            </w:r>
          </w:p>
        </w:tc>
        <w:tc>
          <w:tcPr>
            <w:tcW w:w="39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b/>
                <w:sz w:val="32"/>
                <w:szCs w:val="32"/>
              </w:rPr>
            </w:pPr>
            <w:r>
              <w:rPr>
                <w:b/>
                <w:sz w:val="32"/>
                <w:szCs w:val="32"/>
              </w:rPr>
              <w:t>Concrete</w:t>
            </w:r>
          </w:p>
        </w:tc>
        <w:tc>
          <w:tcPr>
            <w:tcW w:w="102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b/>
                <w:sz w:val="32"/>
                <w:szCs w:val="32"/>
              </w:rPr>
            </w:pPr>
            <w:r>
              <w:rPr>
                <w:b/>
                <w:sz w:val="32"/>
                <w:szCs w:val="32"/>
              </w:rPr>
              <w:t>Have</w:t>
            </w:r>
          </w:p>
        </w:tc>
        <w:tc>
          <w:tcPr>
            <w:tcW w:w="75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b/>
                <w:sz w:val="32"/>
                <w:szCs w:val="32"/>
              </w:rPr>
            </w:pPr>
            <w:r>
              <w:rPr>
                <w:b/>
                <w:sz w:val="32"/>
                <w:szCs w:val="32"/>
              </w:rPr>
              <w:t>Not</w:t>
            </w:r>
          </w:p>
        </w:tc>
        <w:tc>
          <w:tcPr>
            <w:tcW w:w="81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b/>
                <w:sz w:val="32"/>
                <w:szCs w:val="32"/>
              </w:rPr>
            </w:pPr>
            <w:r>
              <w:rPr>
                <w:b/>
                <w:sz w:val="32"/>
                <w:szCs w:val="32"/>
              </w:rPr>
              <w:t>NA</w:t>
            </w:r>
          </w:p>
        </w:tc>
        <w:tc>
          <w:tcPr>
            <w:tcW w:w="24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b/>
                <w:sz w:val="32"/>
                <w:szCs w:val="32"/>
              </w:rPr>
            </w:pPr>
            <w:r>
              <w:rPr>
                <w:b/>
                <w:sz w:val="32"/>
                <w:szCs w:val="32"/>
              </w:rPr>
              <w:t>Opinion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58" w:hRule="atLeast"/>
        </w:trPr>
        <w:tc>
          <w:tcPr>
            <w:tcW w:w="11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28"/>
                <w:szCs w:val="28"/>
              </w:rPr>
            </w:pPr>
            <w:r>
              <w:rPr>
                <w:sz w:val="28"/>
                <w:szCs w:val="28"/>
              </w:rPr>
              <w:t>1.</w:t>
            </w:r>
          </w:p>
        </w:tc>
        <w:tc>
          <w:tcPr>
            <w:tcW w:w="39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Can all users search for a specific record?</w:t>
            </w:r>
          </w:p>
        </w:tc>
        <w:tc>
          <w:tcPr>
            <w:tcW w:w="102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28"/>
                <w:szCs w:val="28"/>
              </w:rPr>
            </w:pPr>
            <w:r>
              <w:rPr>
                <w:sz w:val="28"/>
                <w:szCs w:val="28"/>
              </w:rPr>
              <w:t>Have</w:t>
            </w:r>
          </w:p>
        </w:tc>
        <w:tc>
          <w:tcPr>
            <w:tcW w:w="75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p>
        </w:tc>
        <w:tc>
          <w:tcPr>
            <w:tcW w:w="81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p>
        </w:tc>
        <w:tc>
          <w:tcPr>
            <w:tcW w:w="24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9" w:hRule="atLeast"/>
        </w:trPr>
        <w:tc>
          <w:tcPr>
            <w:tcW w:w="11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28"/>
                <w:szCs w:val="28"/>
              </w:rPr>
            </w:pPr>
            <w:r>
              <w:rPr>
                <w:sz w:val="28"/>
                <w:szCs w:val="28"/>
              </w:rPr>
              <w:t>2.</w:t>
            </w:r>
          </w:p>
        </w:tc>
        <w:tc>
          <w:tcPr>
            <w:tcW w:w="39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Are all old recordings saved and retrieved properly when required?</w:t>
            </w:r>
          </w:p>
        </w:tc>
        <w:tc>
          <w:tcPr>
            <w:tcW w:w="102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28"/>
                <w:szCs w:val="28"/>
              </w:rPr>
            </w:pPr>
            <w:r>
              <w:rPr>
                <w:sz w:val="28"/>
                <w:szCs w:val="28"/>
              </w:rPr>
              <w:t>Have</w:t>
            </w:r>
          </w:p>
        </w:tc>
        <w:tc>
          <w:tcPr>
            <w:tcW w:w="75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p>
        </w:tc>
        <w:tc>
          <w:tcPr>
            <w:tcW w:w="81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p>
        </w:tc>
        <w:tc>
          <w:tcPr>
            <w:tcW w:w="24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8" w:hRule="atLeast"/>
        </w:trPr>
        <w:tc>
          <w:tcPr>
            <w:tcW w:w="11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28"/>
                <w:szCs w:val="28"/>
              </w:rPr>
            </w:pPr>
            <w:r>
              <w:rPr>
                <w:sz w:val="28"/>
                <w:szCs w:val="28"/>
              </w:rPr>
              <w:t>3.</w:t>
            </w:r>
          </w:p>
        </w:tc>
        <w:tc>
          <w:tcPr>
            <w:tcW w:w="39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Are all modules properly integrated and fully operational?</w:t>
            </w:r>
          </w:p>
        </w:tc>
        <w:tc>
          <w:tcPr>
            <w:tcW w:w="102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28"/>
                <w:szCs w:val="28"/>
              </w:rPr>
            </w:pPr>
            <w:r>
              <w:rPr>
                <w:sz w:val="28"/>
                <w:szCs w:val="28"/>
              </w:rPr>
              <w:t>Have</w:t>
            </w:r>
          </w:p>
        </w:tc>
        <w:tc>
          <w:tcPr>
            <w:tcW w:w="75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p>
        </w:tc>
        <w:tc>
          <w:tcPr>
            <w:tcW w:w="81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p>
        </w:tc>
        <w:tc>
          <w:tcPr>
            <w:tcW w:w="24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4" w:hRule="atLeast"/>
        </w:trPr>
        <w:tc>
          <w:tcPr>
            <w:tcW w:w="11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28"/>
                <w:szCs w:val="28"/>
              </w:rPr>
            </w:pPr>
            <w:r>
              <w:rPr>
                <w:sz w:val="28"/>
                <w:szCs w:val="28"/>
              </w:rPr>
              <w:t>4.</w:t>
            </w:r>
          </w:p>
        </w:tc>
        <w:tc>
          <w:tcPr>
            <w:tcW w:w="39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Does the GUI content have typos?</w:t>
            </w:r>
          </w:p>
        </w:tc>
        <w:tc>
          <w:tcPr>
            <w:tcW w:w="102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28"/>
                <w:szCs w:val="28"/>
              </w:rPr>
            </w:pPr>
            <w:r>
              <w:rPr>
                <w:sz w:val="28"/>
                <w:szCs w:val="28"/>
              </w:rPr>
              <w:t>Have</w:t>
            </w:r>
          </w:p>
        </w:tc>
        <w:tc>
          <w:tcPr>
            <w:tcW w:w="75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p>
        </w:tc>
        <w:tc>
          <w:tcPr>
            <w:tcW w:w="81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p>
        </w:tc>
        <w:tc>
          <w:tcPr>
            <w:tcW w:w="24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8" w:hRule="atLeast"/>
        </w:trPr>
        <w:tc>
          <w:tcPr>
            <w:tcW w:w="11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28"/>
                <w:szCs w:val="28"/>
              </w:rPr>
            </w:pPr>
            <w:r>
              <w:rPr>
                <w:sz w:val="28"/>
                <w:szCs w:val="28"/>
              </w:rPr>
              <w:t>5.</w:t>
            </w:r>
          </w:p>
        </w:tc>
        <w:tc>
          <w:tcPr>
            <w:tcW w:w="39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Is the app user-friendly?</w:t>
            </w:r>
          </w:p>
        </w:tc>
        <w:tc>
          <w:tcPr>
            <w:tcW w:w="102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28"/>
                <w:szCs w:val="28"/>
              </w:rPr>
            </w:pPr>
            <w:r>
              <w:rPr>
                <w:sz w:val="28"/>
                <w:szCs w:val="28"/>
              </w:rPr>
              <w:t>Have</w:t>
            </w:r>
          </w:p>
        </w:tc>
        <w:tc>
          <w:tcPr>
            <w:tcW w:w="75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p>
        </w:tc>
        <w:tc>
          <w:tcPr>
            <w:tcW w:w="81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p>
        </w:tc>
        <w:tc>
          <w:tcPr>
            <w:tcW w:w="24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8" w:hRule="atLeast"/>
        </w:trPr>
        <w:tc>
          <w:tcPr>
            <w:tcW w:w="119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28"/>
                <w:szCs w:val="28"/>
              </w:rPr>
            </w:pPr>
            <w:r>
              <w:rPr>
                <w:sz w:val="28"/>
                <w:szCs w:val="28"/>
              </w:rPr>
              <w:t>6.</w:t>
            </w:r>
          </w:p>
          <w:p>
            <w:pPr>
              <w:jc w:val="center"/>
              <w:rPr>
                <w:sz w:val="28"/>
                <w:szCs w:val="28"/>
              </w:rPr>
            </w:pPr>
          </w:p>
          <w:p>
            <w:pPr>
              <w:jc w:val="center"/>
              <w:rPr>
                <w:sz w:val="28"/>
                <w:szCs w:val="28"/>
              </w:rPr>
            </w:pPr>
          </w:p>
        </w:tc>
        <w:tc>
          <w:tcPr>
            <w:tcW w:w="398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r>
              <w:rPr>
                <w:sz w:val="28"/>
                <w:szCs w:val="28"/>
              </w:rPr>
              <w:t>Is the project properly published to the setup file?</w:t>
            </w:r>
          </w:p>
        </w:tc>
        <w:tc>
          <w:tcPr>
            <w:tcW w:w="102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sz w:val="28"/>
                <w:szCs w:val="28"/>
              </w:rPr>
            </w:pPr>
            <w:r>
              <w:rPr>
                <w:sz w:val="28"/>
                <w:szCs w:val="28"/>
              </w:rPr>
              <w:t>Have</w:t>
            </w:r>
          </w:p>
        </w:tc>
        <w:tc>
          <w:tcPr>
            <w:tcW w:w="75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p>
        </w:tc>
        <w:tc>
          <w:tcPr>
            <w:tcW w:w="81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p>
        </w:tc>
        <w:tc>
          <w:tcPr>
            <w:tcW w:w="24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sz w:val="28"/>
                <w:szCs w:val="28"/>
              </w:rPr>
            </w:pPr>
          </w:p>
        </w:tc>
      </w:tr>
    </w:tbl>
    <w:p>
      <w:pPr>
        <w:rPr>
          <w:b/>
          <w:color w:val="1F4E79"/>
          <w:sz w:val="40"/>
          <w:szCs w:val="40"/>
        </w:rPr>
      </w:pPr>
    </w:p>
    <w:p/>
    <w:p/>
    <w:p/>
    <w:p>
      <w:pPr>
        <w:sectPr>
          <w:footerReference r:id="rId20" w:type="default"/>
          <w:pgSz w:w="11907" w:h="16840"/>
          <w:pgMar w:top="1440" w:right="1440" w:bottom="1440" w:left="1440" w:header="720" w:footer="720" w:gutter="0"/>
          <w:cols w:space="720" w:num="1"/>
        </w:sectPr>
      </w:pPr>
    </w:p>
    <w:p/>
    <w:p/>
    <w:p>
      <w:pPr>
        <w:spacing w:after="0" w:line="240" w:lineRule="auto"/>
        <w:rPr>
          <w:b/>
          <w:sz w:val="48"/>
          <w:szCs w:val="48"/>
        </w:rPr>
      </w:pPr>
      <w:r>
        <w:rPr>
          <w:b/>
          <w:color w:val="000000"/>
          <w:sz w:val="48"/>
          <w:szCs w:val="48"/>
        </w:rPr>
        <w:t>Site map</w:t>
      </w:r>
    </w:p>
    <w:p>
      <w:pPr>
        <w:spacing w:after="0" w:line="240" w:lineRule="auto"/>
        <w:rPr>
          <w:b/>
        </w:rPr>
      </w:pPr>
    </w:p>
    <w:p>
      <w:pPr>
        <w:spacing w:after="0" w:line="240" w:lineRule="auto"/>
        <w:jc w:val="both"/>
        <w:rPr>
          <w:b/>
        </w:rPr>
      </w:pPr>
      <w:r>
        <w:rPr>
          <w:b/>
          <w:color w:val="000000"/>
          <w:sz w:val="32"/>
          <w:szCs w:val="32"/>
        </w:rPr>
        <w:t>Home page:</w:t>
      </w:r>
    </w:p>
    <w:p>
      <w:pPr>
        <w:spacing w:after="0" w:line="240" w:lineRule="auto"/>
      </w:pPr>
    </w:p>
    <w:p>
      <w:pPr>
        <w:spacing w:after="0" w:line="240" w:lineRule="auto"/>
        <w:jc w:val="both"/>
        <w:rPr>
          <w:color w:val="000000"/>
          <w:sz w:val="32"/>
          <w:szCs w:val="32"/>
        </w:rPr>
      </w:pPr>
      <w:r>
        <w:rPr>
          <w:color w:val="000000"/>
          <w:sz w:val="32"/>
          <w:szCs w:val="32"/>
        </w:rPr>
        <w:drawing>
          <wp:inline distT="0" distB="0" distL="114300" distR="114300">
            <wp:extent cx="5723890" cy="1741170"/>
            <wp:effectExtent l="0" t="0" r="6350" b="11430"/>
            <wp:docPr id="17" name="Picture 17" descr="Biểu đồ không có tiêu đề-Trang-1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iểu đồ không có tiêu đề-Trang-1 (7)"/>
                    <pic:cNvPicPr>
                      <a:picLocks noChangeAspect="1"/>
                    </pic:cNvPicPr>
                  </pic:nvPicPr>
                  <pic:blipFill>
                    <a:blip r:embed="rId58"/>
                    <a:stretch>
                      <a:fillRect/>
                    </a:stretch>
                  </pic:blipFill>
                  <pic:spPr>
                    <a:xfrm>
                      <a:off x="0" y="0"/>
                      <a:ext cx="5723890" cy="1741170"/>
                    </a:xfrm>
                    <a:prstGeom prst="rect">
                      <a:avLst/>
                    </a:prstGeom>
                  </pic:spPr>
                </pic:pic>
              </a:graphicData>
            </a:graphic>
          </wp:inline>
        </w:drawing>
      </w:r>
      <w:r>
        <w:rPr>
          <w:color w:val="000000"/>
          <w:sz w:val="32"/>
          <w:szCs w:val="32"/>
        </w:rPr>
        <w:t>+</w:t>
      </w:r>
    </w:p>
    <w:p>
      <w:pPr>
        <w:spacing w:after="0" w:line="240" w:lineRule="auto"/>
        <w:jc w:val="both"/>
        <w:rPr>
          <w:color w:val="000000"/>
          <w:sz w:val="32"/>
          <w:szCs w:val="32"/>
        </w:rPr>
      </w:pPr>
    </w:p>
    <w:p>
      <w:pPr>
        <w:spacing w:after="0" w:line="240" w:lineRule="auto"/>
        <w:jc w:val="both"/>
        <w:rPr>
          <w:color w:val="000000"/>
          <w:sz w:val="32"/>
          <w:szCs w:val="32"/>
        </w:rPr>
      </w:pPr>
    </w:p>
    <w:p>
      <w:pPr>
        <w:spacing w:after="0" w:line="240" w:lineRule="auto"/>
        <w:jc w:val="both"/>
        <w:rPr>
          <w:sz w:val="32"/>
          <w:szCs w:val="32"/>
        </w:rPr>
      </w:pPr>
    </w:p>
    <w:p>
      <w:pPr>
        <w:spacing w:after="0" w:line="240" w:lineRule="auto"/>
        <w:jc w:val="both"/>
        <w:rPr>
          <w:sz w:val="32"/>
          <w:szCs w:val="32"/>
        </w:rPr>
      </w:pPr>
    </w:p>
    <w:p>
      <w:pPr>
        <w:spacing w:after="0" w:line="240" w:lineRule="auto"/>
        <w:jc w:val="both"/>
        <w:rPr>
          <w:sz w:val="32"/>
          <w:szCs w:val="32"/>
        </w:rPr>
      </w:pPr>
    </w:p>
    <w:p>
      <w:pPr>
        <w:spacing w:after="0" w:line="240" w:lineRule="auto"/>
        <w:jc w:val="both"/>
        <w:rPr>
          <w:sz w:val="32"/>
          <w:szCs w:val="32"/>
        </w:rPr>
      </w:pPr>
    </w:p>
    <w:p>
      <w:pPr>
        <w:spacing w:after="0" w:line="240" w:lineRule="auto"/>
        <w:jc w:val="both"/>
        <w:rPr>
          <w:sz w:val="32"/>
          <w:szCs w:val="32"/>
        </w:rPr>
      </w:pPr>
    </w:p>
    <w:p>
      <w:pPr>
        <w:spacing w:after="0" w:line="240" w:lineRule="auto"/>
        <w:jc w:val="both"/>
        <w:rPr>
          <w:sz w:val="32"/>
          <w:szCs w:val="32"/>
        </w:rPr>
      </w:pPr>
    </w:p>
    <w:p>
      <w:pPr>
        <w:spacing w:after="0" w:line="240" w:lineRule="auto"/>
        <w:jc w:val="both"/>
        <w:rPr>
          <w:sz w:val="32"/>
          <w:szCs w:val="32"/>
        </w:rPr>
      </w:pPr>
    </w:p>
    <w:p>
      <w:pPr>
        <w:spacing w:after="0" w:line="240" w:lineRule="auto"/>
        <w:jc w:val="both"/>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sectPr>
          <w:footerReference r:id="rId21" w:type="default"/>
          <w:pgSz w:w="11907" w:h="16840"/>
          <w:pgMar w:top="1440" w:right="1440" w:bottom="1440" w:left="1440" w:header="720" w:footer="720" w:gutter="0"/>
          <w:cols w:space="720" w:num="1"/>
        </w:sectPr>
      </w:pPr>
    </w:p>
    <w:p>
      <w:pPr>
        <w:spacing w:after="0" w:line="240" w:lineRule="auto"/>
        <w:jc w:val="both"/>
        <w:rPr>
          <w:sz w:val="32"/>
          <w:szCs w:val="32"/>
        </w:rPr>
      </w:pPr>
    </w:p>
    <w:p>
      <w:pPr>
        <w:spacing w:after="0" w:line="240" w:lineRule="auto"/>
        <w:jc w:val="both"/>
        <w:rPr>
          <w:sz w:val="32"/>
          <w:szCs w:val="32"/>
        </w:rPr>
      </w:pPr>
    </w:p>
    <w:p>
      <w:pPr>
        <w:spacing w:after="0" w:line="240" w:lineRule="auto"/>
        <w:jc w:val="both"/>
      </w:pPr>
      <w:r>
        <w:rPr>
          <w:color w:val="000000"/>
          <w:sz w:val="32"/>
          <w:szCs w:val="32"/>
        </w:rPr>
        <w:t xml:space="preserve">Admin page: </w:t>
      </w:r>
    </w:p>
    <w:p>
      <w:pPr>
        <w:spacing w:after="0" w:line="240" w:lineRule="auto"/>
        <w:jc w:val="both"/>
      </w:pPr>
    </w:p>
    <w:p>
      <w:r>
        <w:drawing>
          <wp:inline distT="0" distB="0" distL="114300" distR="114300">
            <wp:extent cx="5509260" cy="7406640"/>
            <wp:effectExtent l="0" t="0" r="7620" b="0"/>
            <wp:docPr id="19" name="Picture 19" descr="Biểu đồ không có tiêu đề-Trang-2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iểu đồ không có tiêu đề-Trang-2 (5)"/>
                    <pic:cNvPicPr>
                      <a:picLocks noChangeAspect="1"/>
                    </pic:cNvPicPr>
                  </pic:nvPicPr>
                  <pic:blipFill>
                    <a:blip r:embed="rId59"/>
                    <a:stretch>
                      <a:fillRect/>
                    </a:stretch>
                  </pic:blipFill>
                  <pic:spPr>
                    <a:xfrm>
                      <a:off x="0" y="0"/>
                      <a:ext cx="5509260" cy="7406640"/>
                    </a:xfrm>
                    <a:prstGeom prst="rect">
                      <a:avLst/>
                    </a:prstGeom>
                  </pic:spPr>
                </pic:pic>
              </a:graphicData>
            </a:graphic>
          </wp:inline>
        </w:drawing>
      </w:r>
    </w:p>
    <w:p>
      <w:pPr>
        <w:tabs>
          <w:tab w:val="left" w:pos="1410"/>
          <w:tab w:val="center" w:pos="4513"/>
        </w:tabs>
        <w:spacing w:before="240" w:after="240" w:line="240" w:lineRule="auto"/>
      </w:pPr>
      <w:r>
        <w:tab/>
      </w:r>
      <w:r>
        <w:tab/>
      </w:r>
    </w:p>
    <w:p>
      <w:pPr>
        <w:rPr>
          <w:rFonts w:cs="Times New Roman"/>
        </w:rPr>
        <w:sectPr>
          <w:footerReference r:id="rId22" w:type="default"/>
          <w:pgSz w:w="11907" w:h="16840"/>
          <w:pgMar w:top="1440" w:right="1440" w:bottom="1440" w:left="1440" w:header="720" w:footer="720" w:gutter="0"/>
          <w:cols w:space="720" w:num="1"/>
        </w:sectPr>
      </w:pPr>
    </w:p>
    <w:p>
      <w:pPr>
        <w:rPr>
          <w:rFonts w:cs="Times New Roman"/>
          <w:b/>
          <w:sz w:val="36"/>
          <w:szCs w:val="36"/>
          <w:lang w:val="vi-VN"/>
        </w:rPr>
      </w:pPr>
      <w:r>
        <w:rPr>
          <w:rFonts w:cs="Times New Roman"/>
          <w:b/>
          <w:sz w:val="36"/>
          <w:szCs w:val="36"/>
        </w:rPr>
        <w:t>INSTALLATION GUIDE</w:t>
      </w:r>
      <w:r>
        <w:rPr>
          <w:rFonts w:cs="Times New Roman"/>
          <w:b/>
          <w:sz w:val="36"/>
          <w:szCs w:val="36"/>
          <w:lang w:val="vi-VN"/>
        </w:rPr>
        <w:t>:</w:t>
      </w:r>
    </w:p>
    <w:p>
      <w:pPr>
        <w:numPr>
          <w:ilvl w:val="0"/>
          <w:numId w:val="12"/>
        </w:numPr>
        <w:rPr>
          <w:b/>
          <w:bCs/>
          <w:sz w:val="32"/>
          <w:szCs w:val="28"/>
        </w:rPr>
      </w:pPr>
      <w:r>
        <w:rPr>
          <w:b/>
          <w:bCs/>
          <w:sz w:val="32"/>
          <w:szCs w:val="28"/>
          <w:lang w:val="vi-VN"/>
        </w:rPr>
        <w:t>S</w:t>
      </w:r>
      <w:r>
        <w:rPr>
          <w:b/>
          <w:bCs/>
          <w:sz w:val="32"/>
          <w:szCs w:val="28"/>
        </w:rPr>
        <w:t xml:space="preserve">ystem requirements : </w:t>
      </w:r>
    </w:p>
    <w:tbl>
      <w:tblPr>
        <w:tblStyle w:val="17"/>
        <w:tblW w:w="95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52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center"/>
              <w:rPr>
                <w:rFonts w:eastAsia="SimSun" w:cs="Times New Roman"/>
                <w:b/>
                <w:bCs/>
                <w:sz w:val="28"/>
                <w:szCs w:val="24"/>
                <w:lang w:val="vi-VN"/>
              </w:rPr>
            </w:pPr>
            <w:r>
              <w:rPr>
                <w:rFonts w:eastAsia="SimSun" w:cs="Times New Roman"/>
                <w:b/>
                <w:bCs/>
                <w:sz w:val="28"/>
                <w:szCs w:val="24"/>
                <w:lang w:val="vi-VN"/>
              </w:rPr>
              <w:t>Items</w:t>
            </w:r>
          </w:p>
        </w:tc>
        <w:tc>
          <w:tcPr>
            <w:tcW w:w="5274" w:type="dxa"/>
          </w:tcPr>
          <w:p>
            <w:pPr>
              <w:widowControl w:val="0"/>
              <w:jc w:val="center"/>
              <w:rPr>
                <w:rFonts w:eastAsia="SimSun" w:cs="Times New Roman"/>
                <w:b/>
                <w:bCs/>
                <w:sz w:val="28"/>
                <w:szCs w:val="24"/>
                <w:lang w:val="vi-VN"/>
              </w:rPr>
            </w:pPr>
            <w:r>
              <w:rPr>
                <w:rFonts w:eastAsia="SimSun" w:cs="Times New Roman"/>
                <w:b/>
                <w:bCs/>
                <w:sz w:val="28"/>
                <w:szCs w:val="24"/>
                <w:lang w:val="vi-V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eastAsia="SimSun" w:cs="Times New Roman"/>
                <w:sz w:val="28"/>
                <w:szCs w:val="24"/>
                <w:lang w:val="vi-VN"/>
              </w:rPr>
            </w:pPr>
            <w:r>
              <w:rPr>
                <w:rFonts w:eastAsia="SimSun" w:cs="Times New Roman"/>
                <w:sz w:val="28"/>
                <w:szCs w:val="24"/>
                <w:lang w:val="vi-VN"/>
              </w:rPr>
              <w:t>Operating system</w:t>
            </w:r>
          </w:p>
        </w:tc>
        <w:tc>
          <w:tcPr>
            <w:tcW w:w="5274" w:type="dxa"/>
          </w:tcPr>
          <w:p>
            <w:pPr>
              <w:widowControl w:val="0"/>
              <w:jc w:val="both"/>
              <w:rPr>
                <w:rFonts w:eastAsia="SimSun" w:cs="Times New Roman"/>
                <w:sz w:val="28"/>
                <w:szCs w:val="24"/>
                <w:lang w:val="vi-VN"/>
              </w:rPr>
            </w:pPr>
            <w:r>
              <w:rPr>
                <w:rFonts w:eastAsia="SimSun" w:cs="Times New Roman"/>
                <w:sz w:val="28"/>
                <w:szCs w:val="24"/>
                <w:lang w:val="vi-VN"/>
              </w:rPr>
              <w:t xml:space="preserve">Microsoft Windows 10 or higher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eastAsia="SimSun" w:cs="Times New Roman"/>
                <w:sz w:val="28"/>
                <w:szCs w:val="24"/>
                <w:lang w:val="vi-VN"/>
              </w:rPr>
            </w:pPr>
            <w:r>
              <w:rPr>
                <w:rFonts w:eastAsia="SimSun" w:cs="Times New Roman"/>
                <w:sz w:val="28"/>
                <w:szCs w:val="24"/>
                <w:lang w:val="vi-VN"/>
              </w:rPr>
              <w:t>Database</w:t>
            </w:r>
          </w:p>
        </w:tc>
        <w:tc>
          <w:tcPr>
            <w:tcW w:w="5274" w:type="dxa"/>
          </w:tcPr>
          <w:p>
            <w:pPr>
              <w:widowControl w:val="0"/>
              <w:jc w:val="both"/>
              <w:rPr>
                <w:rFonts w:eastAsia="SimSun" w:cs="Times New Roman"/>
                <w:sz w:val="28"/>
                <w:szCs w:val="24"/>
                <w:lang w:val="vi-VN"/>
              </w:rPr>
            </w:pPr>
            <w:r>
              <w:rPr>
                <w:rFonts w:eastAsia="SimSun" w:cs="Times New Roman"/>
                <w:sz w:val="28"/>
                <w:szCs w:val="24"/>
                <w:lang w:val="vi-VN"/>
              </w:rPr>
              <w:t>SQL server 2019 or higher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eastAsia="SimSun" w:cs="Times New Roman"/>
                <w:sz w:val="28"/>
                <w:szCs w:val="24"/>
                <w:lang w:val="vi-VN"/>
              </w:rPr>
            </w:pPr>
            <w:r>
              <w:rPr>
                <w:rFonts w:eastAsia="SimSun" w:cs="Times New Roman"/>
                <w:sz w:val="28"/>
                <w:szCs w:val="24"/>
                <w:lang w:val="vi-VN"/>
              </w:rPr>
              <w:t>Software</w:t>
            </w:r>
          </w:p>
        </w:tc>
        <w:tc>
          <w:tcPr>
            <w:tcW w:w="5274" w:type="dxa"/>
          </w:tcPr>
          <w:p>
            <w:pPr>
              <w:widowControl w:val="0"/>
              <w:jc w:val="both"/>
              <w:rPr>
                <w:rFonts w:eastAsia="SimSun" w:cs="Times New Roman"/>
                <w:sz w:val="28"/>
                <w:szCs w:val="24"/>
                <w:lang w:val="vi-VN"/>
              </w:rPr>
            </w:pPr>
            <w:r>
              <w:rPr>
                <w:rFonts w:eastAsia="SimSun" w:cs="Times New Roman"/>
                <w:sz w:val="28"/>
                <w:szCs w:val="24"/>
                <w:lang w:val="vi-VN"/>
              </w:rPr>
              <w:t xml:space="preserve">Visual studio 2022 (ASP.NET MVC) </w:t>
            </w:r>
          </w:p>
        </w:tc>
      </w:tr>
    </w:tbl>
    <w:p>
      <w:pPr>
        <w:rPr>
          <w:b/>
          <w:bCs/>
          <w:sz w:val="32"/>
          <w:szCs w:val="28"/>
          <w:lang w:val="vi-VN"/>
        </w:rPr>
      </w:pPr>
    </w:p>
    <w:p>
      <w:pPr>
        <w:numPr>
          <w:ilvl w:val="0"/>
          <w:numId w:val="12"/>
        </w:numPr>
        <w:rPr>
          <w:b/>
          <w:bCs/>
          <w:sz w:val="32"/>
          <w:szCs w:val="28"/>
          <w:lang w:val="vi-VN"/>
        </w:rPr>
      </w:pPr>
      <w:r>
        <w:rPr>
          <w:b/>
          <w:bCs/>
          <w:sz w:val="32"/>
          <w:szCs w:val="28"/>
          <w:lang w:val="vi-VN"/>
        </w:rPr>
        <w:t xml:space="preserve">Install and Run Application: </w:t>
      </w:r>
    </w:p>
    <w:p>
      <w:pPr>
        <w:numPr>
          <w:ilvl w:val="0"/>
          <w:numId w:val="13"/>
        </w:numPr>
        <w:rPr>
          <w:b/>
          <w:bCs/>
          <w:sz w:val="28"/>
          <w:szCs w:val="24"/>
          <w:lang w:val="vi-VN"/>
        </w:rPr>
      </w:pPr>
      <w:r>
        <w:rPr>
          <w:b/>
          <w:bCs/>
          <w:sz w:val="28"/>
          <w:szCs w:val="24"/>
          <w:lang w:val="vi-VN"/>
        </w:rPr>
        <w:t>Step 1:</w:t>
      </w:r>
    </w:p>
    <w:p>
      <w:pPr>
        <w:ind w:firstLine="420" w:firstLineChars="150"/>
        <w:rPr>
          <w:sz w:val="28"/>
          <w:szCs w:val="28"/>
          <w:lang w:val="vi-VN"/>
        </w:rPr>
      </w:pPr>
      <w:r>
        <w:rPr>
          <w:sz w:val="28"/>
          <w:szCs w:val="28"/>
          <w:lang w:val="vi-VN"/>
        </w:rPr>
        <w:t xml:space="preserve">Install SQL server 2019 on the local system. </w:t>
      </w:r>
    </w:p>
    <w:p>
      <w:pPr>
        <w:numPr>
          <w:ilvl w:val="0"/>
          <w:numId w:val="13"/>
        </w:numPr>
        <w:rPr>
          <w:b/>
          <w:bCs/>
          <w:sz w:val="28"/>
          <w:szCs w:val="24"/>
          <w:lang w:val="vi-VN"/>
        </w:rPr>
      </w:pPr>
      <w:r>
        <w:rPr>
          <w:b/>
          <w:bCs/>
          <w:sz w:val="28"/>
          <w:szCs w:val="24"/>
          <w:lang w:val="vi-VN"/>
        </w:rPr>
        <w:t>Step 2:</w:t>
      </w:r>
    </w:p>
    <w:p>
      <w:pPr>
        <w:ind w:firstLine="420" w:firstLineChars="150"/>
        <w:rPr>
          <w:rFonts w:eastAsia="Times New Roman" w:cs="Times New Roman"/>
          <w:sz w:val="28"/>
          <w:szCs w:val="28"/>
        </w:rPr>
      </w:pPr>
      <w:r>
        <w:rPr>
          <w:rFonts w:eastAsia="Times New Roman" w:cs="Times New Roman"/>
          <w:sz w:val="28"/>
          <w:szCs w:val="28"/>
          <w:lang w:val="vi-VN"/>
        </w:rPr>
        <w:t xml:space="preserve">Create </w:t>
      </w:r>
      <w:r>
        <w:rPr>
          <w:rFonts w:eastAsia="Times New Roman" w:cs="Times New Roman"/>
          <w:sz w:val="28"/>
          <w:szCs w:val="28"/>
        </w:rPr>
        <w:t>database with name “BookStore”.</w:t>
      </w:r>
    </w:p>
    <w:p>
      <w:pPr>
        <w:numPr>
          <w:ilvl w:val="0"/>
          <w:numId w:val="13"/>
        </w:numPr>
        <w:rPr>
          <w:rFonts w:eastAsia="Times New Roman" w:cs="Times New Roman"/>
          <w:sz w:val="32"/>
          <w:szCs w:val="32"/>
          <w:lang w:val="vi-VN"/>
        </w:rPr>
      </w:pPr>
      <w:r>
        <w:rPr>
          <w:b/>
          <w:bCs/>
          <w:sz w:val="28"/>
          <w:szCs w:val="24"/>
          <w:lang w:val="vi-VN"/>
        </w:rPr>
        <w:t xml:space="preserve">Step </w:t>
      </w:r>
      <w:r>
        <w:rPr>
          <w:b/>
          <w:bCs/>
          <w:sz w:val="28"/>
          <w:szCs w:val="24"/>
        </w:rPr>
        <w:t>3</w:t>
      </w:r>
      <w:r>
        <w:rPr>
          <w:b/>
          <w:bCs/>
          <w:sz w:val="28"/>
          <w:szCs w:val="24"/>
          <w:lang w:val="vi-VN"/>
        </w:rPr>
        <w:t>:</w:t>
      </w:r>
    </w:p>
    <w:p>
      <w:pPr>
        <w:ind w:firstLine="320"/>
        <w:rPr>
          <w:rFonts w:eastAsia="Times New Roman" w:cs="Times New Roman"/>
          <w:sz w:val="32"/>
          <w:szCs w:val="32"/>
        </w:rPr>
      </w:pPr>
      <w:r>
        <w:rPr>
          <w:rFonts w:eastAsia="Times New Roman" w:cs="Times New Roman"/>
          <w:sz w:val="28"/>
          <w:szCs w:val="28"/>
        </w:rPr>
        <w:t>Open file SQL named “database-bookstore” and execute it.</w:t>
      </w:r>
    </w:p>
    <w:p>
      <w:pPr>
        <w:numPr>
          <w:ilvl w:val="0"/>
          <w:numId w:val="13"/>
        </w:numPr>
        <w:rPr>
          <w:rFonts w:eastAsia="Times New Roman" w:cs="Times New Roman"/>
          <w:sz w:val="32"/>
          <w:szCs w:val="32"/>
          <w:lang w:val="vi-VN"/>
        </w:rPr>
      </w:pPr>
      <w:r>
        <w:rPr>
          <w:b/>
          <w:bCs/>
          <w:sz w:val="28"/>
          <w:szCs w:val="24"/>
          <w:lang w:val="vi-VN"/>
        </w:rPr>
        <w:t xml:space="preserve">Step </w:t>
      </w:r>
      <w:r>
        <w:rPr>
          <w:b/>
          <w:bCs/>
          <w:sz w:val="28"/>
          <w:szCs w:val="24"/>
        </w:rPr>
        <w:t>4</w:t>
      </w:r>
      <w:r>
        <w:rPr>
          <w:b/>
          <w:bCs/>
          <w:sz w:val="28"/>
          <w:szCs w:val="24"/>
          <w:lang w:val="vi-VN"/>
        </w:rPr>
        <w:t>:</w:t>
      </w:r>
    </w:p>
    <w:p>
      <w:pPr>
        <w:ind w:firstLine="320"/>
        <w:rPr>
          <w:rFonts w:eastAsia="Times New Roman" w:cs="Times New Roman"/>
          <w:sz w:val="28"/>
          <w:szCs w:val="28"/>
        </w:rPr>
      </w:pPr>
      <w:r>
        <w:rPr>
          <w:rFonts w:eastAsia="Times New Roman" w:cs="Times New Roman"/>
          <w:sz w:val="28"/>
          <w:szCs w:val="28"/>
        </w:rPr>
        <w:t>Open source code in visual studio and open file web.config in the root folder, edit connection string as below:</w:t>
      </w:r>
    </w:p>
    <w:p>
      <w:pPr>
        <w:autoSpaceDE w:val="0"/>
        <w:autoSpaceDN w:val="0"/>
        <w:adjustRightInd w:val="0"/>
        <w:spacing w:after="0" w:line="240" w:lineRule="auto"/>
        <w:rPr>
          <w:rFonts w:ascii="Cascadia Mono" w:hAnsi="Cascadia Mono" w:cs="Cascadia Mono"/>
          <w:color w:val="0000FF"/>
          <w:sz w:val="19"/>
          <w:szCs w:val="19"/>
          <w14:ligatures w14:val="standardContextual"/>
        </w:rPr>
      </w:pPr>
      <w:r>
        <w:rPr>
          <w:rFonts w:ascii="Cascadia Mono" w:hAnsi="Cascadia Mono" w:cs="Cascadia Mono"/>
          <w:color w:val="0000FF"/>
          <w:sz w:val="19"/>
          <w:szCs w:val="19"/>
          <w14:ligatures w14:val="standardContextual"/>
        </w:rPr>
        <w:t>&lt;</w:t>
      </w:r>
      <w:r>
        <w:rPr>
          <w:rFonts w:ascii="Cascadia Mono" w:hAnsi="Cascadia Mono" w:cs="Cascadia Mono"/>
          <w:color w:val="A31515"/>
          <w:sz w:val="19"/>
          <w:szCs w:val="19"/>
          <w14:ligatures w14:val="standardContextual"/>
        </w:rPr>
        <w:t>connectionStrings</w:t>
      </w:r>
      <w:r>
        <w:rPr>
          <w:rFonts w:ascii="Cascadia Mono" w:hAnsi="Cascadia Mono" w:cs="Cascadia Mono"/>
          <w:color w:val="0000FF"/>
          <w:sz w:val="19"/>
          <w:szCs w:val="19"/>
          <w14:ligatures w14:val="standardContextual"/>
        </w:rPr>
        <w:t>&gt;</w:t>
      </w:r>
    </w:p>
    <w:p>
      <w:pPr>
        <w:autoSpaceDE w:val="0"/>
        <w:autoSpaceDN w:val="0"/>
        <w:adjustRightInd w:val="0"/>
        <w:spacing w:after="0" w:line="240" w:lineRule="auto"/>
        <w:rPr>
          <w:rFonts w:ascii="Cascadia Mono" w:hAnsi="Cascadia Mono" w:cs="Cascadia Mono"/>
          <w:color w:val="0000FF"/>
          <w:sz w:val="19"/>
          <w:szCs w:val="19"/>
          <w14:ligatures w14:val="standardContextual"/>
        </w:rPr>
      </w:pPr>
      <w:r>
        <w:rPr>
          <w:rFonts w:ascii="Cascadia Mono" w:hAnsi="Cascadia Mono" w:cs="Cascadia Mono"/>
          <w:color w:val="0000FF"/>
          <w:sz w:val="19"/>
          <w:szCs w:val="19"/>
          <w14:ligatures w14:val="standardContextual"/>
        </w:rPr>
        <w:tab/>
      </w:r>
      <w:r>
        <w:rPr>
          <w:rFonts w:ascii="Cascadia Mono" w:hAnsi="Cascadia Mono" w:cs="Cascadia Mono"/>
          <w:color w:val="0000FF"/>
          <w:sz w:val="19"/>
          <w:szCs w:val="19"/>
          <w14:ligatures w14:val="standardContextual"/>
        </w:rPr>
        <w:t>&lt;</w:t>
      </w:r>
      <w:r>
        <w:rPr>
          <w:rFonts w:ascii="Cascadia Mono" w:hAnsi="Cascadia Mono" w:cs="Cascadia Mono"/>
          <w:color w:val="A31515"/>
          <w:sz w:val="19"/>
          <w:szCs w:val="19"/>
          <w14:ligatures w14:val="standardContextual"/>
        </w:rPr>
        <w:t>add</w:t>
      </w:r>
      <w:r>
        <w:rPr>
          <w:rFonts w:ascii="Cascadia Mono" w:hAnsi="Cascadia Mono" w:cs="Cascadia Mono"/>
          <w:color w:val="0000FF"/>
          <w:sz w:val="19"/>
          <w:szCs w:val="19"/>
          <w14:ligatures w14:val="standardContextual"/>
        </w:rPr>
        <w:t xml:space="preserve"> </w:t>
      </w:r>
      <w:r>
        <w:rPr>
          <w:rFonts w:ascii="Cascadia Mono" w:hAnsi="Cascadia Mono" w:cs="Cascadia Mono"/>
          <w:color w:val="FF0000"/>
          <w:sz w:val="19"/>
          <w:szCs w:val="19"/>
          <w14:ligatures w14:val="standardContextual"/>
        </w:rPr>
        <w:t>name</w:t>
      </w:r>
      <w:r>
        <w:rPr>
          <w:rFonts w:ascii="Cascadia Mono" w:hAnsi="Cascadia Mono" w:cs="Cascadia Mono"/>
          <w:color w:val="0000FF"/>
          <w:sz w:val="19"/>
          <w:szCs w:val="19"/>
          <w14:ligatures w14:val="standardContextual"/>
        </w:rPr>
        <w:t>=</w:t>
      </w:r>
      <w:r>
        <w:rPr>
          <w:rFonts w:ascii="Cascadia Mono" w:hAnsi="Cascadia Mono" w:cs="Cascadia Mono"/>
          <w:color w:val="000000"/>
          <w:sz w:val="19"/>
          <w:szCs w:val="19"/>
          <w14:ligatures w14:val="standardContextual"/>
        </w:rPr>
        <w:t>"</w:t>
      </w:r>
      <w:r>
        <w:rPr>
          <w:rFonts w:ascii="Cascadia Mono" w:hAnsi="Cascadia Mono" w:cs="Cascadia Mono"/>
          <w:color w:val="0000FF"/>
          <w:sz w:val="19"/>
          <w:szCs w:val="19"/>
          <w14:ligatures w14:val="standardContextual"/>
        </w:rPr>
        <w:t>BookStoreEntities</w:t>
      </w:r>
      <w:r>
        <w:rPr>
          <w:rFonts w:ascii="Cascadia Mono" w:hAnsi="Cascadia Mono" w:cs="Cascadia Mono"/>
          <w:color w:val="000000"/>
          <w:sz w:val="19"/>
          <w:szCs w:val="19"/>
          <w14:ligatures w14:val="standardContextual"/>
        </w:rPr>
        <w:t>"</w:t>
      </w:r>
      <w:r>
        <w:rPr>
          <w:rFonts w:ascii="Cascadia Mono" w:hAnsi="Cascadia Mono" w:cs="Cascadia Mono"/>
          <w:color w:val="0000FF"/>
          <w:sz w:val="19"/>
          <w:szCs w:val="19"/>
          <w14:ligatures w14:val="standardContextual"/>
        </w:rPr>
        <w:t xml:space="preserve"> </w:t>
      </w:r>
    </w:p>
    <w:p>
      <w:pPr>
        <w:autoSpaceDE w:val="0"/>
        <w:autoSpaceDN w:val="0"/>
        <w:adjustRightInd w:val="0"/>
        <w:spacing w:after="0" w:line="240" w:lineRule="auto"/>
        <w:ind w:left="720"/>
        <w:rPr>
          <w:rFonts w:ascii="Cascadia Mono" w:hAnsi="Cascadia Mono" w:cs="Cascadia Mono"/>
          <w:color w:val="0000FF"/>
          <w:sz w:val="19"/>
          <w:szCs w:val="19"/>
          <w14:ligatures w14:val="standardContextual"/>
        </w:rPr>
      </w:pPr>
      <w:r>
        <w:rPr>
          <w:rFonts w:ascii="Cascadia Mono" w:hAnsi="Cascadia Mono" w:cs="Cascadia Mono"/>
          <w:color w:val="FF0000"/>
          <w:sz w:val="19"/>
          <w:szCs w:val="19"/>
          <w14:ligatures w14:val="standardContextual"/>
        </w:rPr>
        <w:t>connectionString</w:t>
      </w:r>
      <w:r>
        <w:rPr>
          <w:rFonts w:ascii="Cascadia Mono" w:hAnsi="Cascadia Mono" w:cs="Cascadia Mono"/>
          <w:color w:val="0000FF"/>
          <w:sz w:val="19"/>
          <w:szCs w:val="19"/>
          <w14:ligatures w14:val="standardContextual"/>
        </w:rPr>
        <w:t>=</w:t>
      </w:r>
      <w:r>
        <w:rPr>
          <w:rFonts w:ascii="Cascadia Mono" w:hAnsi="Cascadia Mono" w:cs="Cascadia Mono"/>
          <w:color w:val="000000"/>
          <w:sz w:val="19"/>
          <w:szCs w:val="19"/>
          <w14:ligatures w14:val="standardContextual"/>
        </w:rPr>
        <w:t>"</w:t>
      </w:r>
      <w:r>
        <w:rPr>
          <w:rFonts w:ascii="Cascadia Mono" w:hAnsi="Cascadia Mono" w:cs="Cascadia Mono"/>
          <w:color w:val="0000FF"/>
          <w:sz w:val="19"/>
          <w:szCs w:val="19"/>
          <w14:ligatures w14:val="standardContextual"/>
        </w:rPr>
        <w:t>metadata=res://*/Models.BookStoreModel.csdl|res://*/Models.BookStoreModel.ssdl|res://*/Models.BookStoreModel.msl;provider=System.Data.SqlClient;provider connection string=</w:t>
      </w:r>
      <w:r>
        <w:rPr>
          <w:rFonts w:ascii="Cascadia Mono" w:hAnsi="Cascadia Mono" w:cs="Cascadia Mono"/>
          <w:color w:val="FF0000"/>
          <w:sz w:val="19"/>
          <w:szCs w:val="19"/>
          <w14:ligatures w14:val="standardContextual"/>
        </w:rPr>
        <w:t>&amp;quot;</w:t>
      </w:r>
      <w:r>
        <w:rPr>
          <w:rFonts w:ascii="Cascadia Mono" w:hAnsi="Cascadia Mono" w:cs="Cascadia Mono"/>
          <w:color w:val="0000FF"/>
          <w:sz w:val="19"/>
          <w:szCs w:val="19"/>
          <w14:ligatures w14:val="standardContextual"/>
        </w:rPr>
        <w:t>data source=.;initial catalog=BookStore;persist security info=True;user id=sa;password=sa;MultipleActiveResultSets=True;App=EntityFramework</w:t>
      </w:r>
      <w:r>
        <w:rPr>
          <w:rFonts w:ascii="Cascadia Mono" w:hAnsi="Cascadia Mono" w:cs="Cascadia Mono"/>
          <w:color w:val="FF0000"/>
          <w:sz w:val="19"/>
          <w:szCs w:val="19"/>
          <w14:ligatures w14:val="standardContextual"/>
        </w:rPr>
        <w:t>&amp;quot;</w:t>
      </w:r>
      <w:r>
        <w:rPr>
          <w:rFonts w:ascii="Cascadia Mono" w:hAnsi="Cascadia Mono" w:cs="Cascadia Mono"/>
          <w:color w:val="000000"/>
          <w:sz w:val="19"/>
          <w:szCs w:val="19"/>
          <w14:ligatures w14:val="standardContextual"/>
        </w:rPr>
        <w:t>"</w:t>
      </w:r>
      <w:r>
        <w:rPr>
          <w:rFonts w:ascii="Cascadia Mono" w:hAnsi="Cascadia Mono" w:cs="Cascadia Mono"/>
          <w:color w:val="0000FF"/>
          <w:sz w:val="19"/>
          <w:szCs w:val="19"/>
          <w14:ligatures w14:val="standardContextual"/>
        </w:rPr>
        <w:t xml:space="preserve"> </w:t>
      </w:r>
      <w:r>
        <w:rPr>
          <w:rFonts w:ascii="Cascadia Mono" w:hAnsi="Cascadia Mono" w:cs="Cascadia Mono"/>
          <w:color w:val="FF0000"/>
          <w:sz w:val="19"/>
          <w:szCs w:val="19"/>
          <w14:ligatures w14:val="standardContextual"/>
        </w:rPr>
        <w:t>providerName</w:t>
      </w:r>
      <w:r>
        <w:rPr>
          <w:rFonts w:ascii="Cascadia Mono" w:hAnsi="Cascadia Mono" w:cs="Cascadia Mono"/>
          <w:color w:val="0000FF"/>
          <w:sz w:val="19"/>
          <w:szCs w:val="19"/>
          <w14:ligatures w14:val="standardContextual"/>
        </w:rPr>
        <w:t>=</w:t>
      </w:r>
      <w:r>
        <w:rPr>
          <w:rFonts w:ascii="Cascadia Mono" w:hAnsi="Cascadia Mono" w:cs="Cascadia Mono"/>
          <w:color w:val="000000"/>
          <w:sz w:val="19"/>
          <w:szCs w:val="19"/>
          <w14:ligatures w14:val="standardContextual"/>
        </w:rPr>
        <w:t>"</w:t>
      </w:r>
      <w:r>
        <w:rPr>
          <w:rFonts w:ascii="Cascadia Mono" w:hAnsi="Cascadia Mono" w:cs="Cascadia Mono"/>
          <w:color w:val="0000FF"/>
          <w:sz w:val="19"/>
          <w:szCs w:val="19"/>
          <w14:ligatures w14:val="standardContextual"/>
        </w:rPr>
        <w:t>System.Data.EntityClient</w:t>
      </w:r>
      <w:r>
        <w:rPr>
          <w:rFonts w:ascii="Cascadia Mono" w:hAnsi="Cascadia Mono" w:cs="Cascadia Mono"/>
          <w:color w:val="000000"/>
          <w:sz w:val="19"/>
          <w:szCs w:val="19"/>
          <w14:ligatures w14:val="standardContextual"/>
        </w:rPr>
        <w:t>"</w:t>
      </w:r>
      <w:r>
        <w:rPr>
          <w:rFonts w:ascii="Cascadia Mono" w:hAnsi="Cascadia Mono" w:cs="Cascadia Mono"/>
          <w:color w:val="0000FF"/>
          <w:sz w:val="19"/>
          <w:szCs w:val="19"/>
          <w14:ligatures w14:val="standardContextual"/>
        </w:rPr>
        <w:t xml:space="preserve"> /&gt;</w:t>
      </w:r>
    </w:p>
    <w:p>
      <w:pPr>
        <w:rPr>
          <w:rFonts w:eastAsia="Times New Roman" w:cs="Times New Roman"/>
          <w:sz w:val="28"/>
          <w:szCs w:val="28"/>
        </w:rPr>
      </w:pPr>
      <w:r>
        <w:rPr>
          <w:rFonts w:ascii="Cascadia Mono" w:hAnsi="Cascadia Mono" w:cs="Cascadia Mono"/>
          <w:color w:val="0000FF"/>
          <w:sz w:val="19"/>
          <w:szCs w:val="19"/>
          <w14:ligatures w14:val="standardContextual"/>
        </w:rPr>
        <w:t>&lt;/</w:t>
      </w:r>
      <w:r>
        <w:rPr>
          <w:rFonts w:ascii="Cascadia Mono" w:hAnsi="Cascadia Mono" w:cs="Cascadia Mono"/>
          <w:color w:val="A31515"/>
          <w:sz w:val="19"/>
          <w:szCs w:val="19"/>
          <w14:ligatures w14:val="standardContextual"/>
        </w:rPr>
        <w:t>connectionStrings</w:t>
      </w:r>
      <w:r>
        <w:rPr>
          <w:rFonts w:ascii="Cascadia Mono" w:hAnsi="Cascadia Mono" w:cs="Cascadia Mono"/>
          <w:color w:val="0000FF"/>
          <w:sz w:val="19"/>
          <w:szCs w:val="19"/>
          <w14:ligatures w14:val="standardContextual"/>
        </w:rPr>
        <w:t>&gt;</w:t>
      </w:r>
    </w:p>
    <w:p>
      <w:pPr>
        <w:ind w:firstLine="320"/>
        <w:rPr>
          <w:rFonts w:eastAsia="Times New Roman" w:cs="Times New Roman"/>
          <w:sz w:val="28"/>
          <w:szCs w:val="28"/>
        </w:rPr>
      </w:pPr>
    </w:p>
    <w:p>
      <w:pPr>
        <w:spacing w:after="160" w:line="259" w:lineRule="auto"/>
        <w:rPr>
          <w:rFonts w:eastAsia="Times New Roman" w:cs="Times New Roman"/>
          <w:sz w:val="28"/>
          <w:szCs w:val="28"/>
        </w:rPr>
      </w:pPr>
      <w:r>
        <w:rPr>
          <w:rFonts w:eastAsia="Times New Roman" w:cs="Times New Roman"/>
          <w:sz w:val="28"/>
          <w:szCs w:val="28"/>
        </w:rPr>
        <w:br w:type="page"/>
      </w:r>
    </w:p>
    <w:p>
      <w:pPr>
        <w:ind w:firstLine="320"/>
        <w:rPr>
          <w:rFonts w:eastAsia="Times New Roman" w:cs="Times New Roman"/>
          <w:sz w:val="28"/>
          <w:szCs w:val="28"/>
        </w:rPr>
        <w:sectPr>
          <w:footerReference r:id="rId23" w:type="default"/>
          <w:pgSz w:w="11907" w:h="16840"/>
          <w:pgMar w:top="1440" w:right="1440" w:bottom="1440" w:left="1440" w:header="720" w:footer="720" w:gutter="0"/>
          <w:cols w:space="720" w:num="1"/>
        </w:sectPr>
      </w:pPr>
    </w:p>
    <w:p>
      <w:pPr>
        <w:ind w:firstLine="320"/>
        <w:rPr>
          <w:rFonts w:eastAsia="Times New Roman" w:cs="Times New Roman"/>
          <w:sz w:val="28"/>
          <w:szCs w:val="28"/>
        </w:rPr>
      </w:pPr>
    </w:p>
    <w:p>
      <w:pPr>
        <w:ind w:firstLine="320"/>
        <w:rPr>
          <w:rFonts w:eastAsia="Times New Roman" w:cs="Times New Roman"/>
          <w:sz w:val="28"/>
          <w:szCs w:val="28"/>
        </w:rPr>
      </w:pPr>
    </w:p>
    <w:p>
      <w:pPr>
        <w:numPr>
          <w:ilvl w:val="0"/>
          <w:numId w:val="13"/>
        </w:numPr>
        <w:rPr>
          <w:rFonts w:eastAsia="Times New Roman" w:cs="Times New Roman"/>
          <w:sz w:val="32"/>
          <w:szCs w:val="32"/>
          <w:lang w:val="vi-VN"/>
        </w:rPr>
      </w:pPr>
      <w:r>
        <w:rPr>
          <w:b/>
          <w:bCs/>
          <w:sz w:val="28"/>
          <w:szCs w:val="24"/>
          <w:lang w:val="vi-VN"/>
        </w:rPr>
        <w:t xml:space="preserve">Step </w:t>
      </w:r>
      <w:r>
        <w:rPr>
          <w:b/>
          <w:bCs/>
          <w:sz w:val="28"/>
          <w:szCs w:val="24"/>
        </w:rPr>
        <w:t>5</w:t>
      </w:r>
      <w:r>
        <w:rPr>
          <w:b/>
          <w:bCs/>
          <w:sz w:val="28"/>
          <w:szCs w:val="24"/>
          <w:lang w:val="vi-VN"/>
        </w:rPr>
        <w:t>:</w:t>
      </w:r>
    </w:p>
    <w:p>
      <w:pPr>
        <w:ind w:firstLine="320"/>
        <w:rPr>
          <w:rFonts w:eastAsia="Times New Roman" w:cs="Times New Roman"/>
          <w:sz w:val="28"/>
          <w:szCs w:val="28"/>
        </w:rPr>
      </w:pPr>
      <w:r>
        <w:rPr>
          <w:rFonts w:eastAsia="Times New Roman" w:cs="Times New Roman"/>
          <w:sz w:val="28"/>
          <w:szCs w:val="28"/>
        </w:rPr>
        <w:t>Run application.</w:t>
      </w:r>
    </w:p>
    <w:p>
      <w:pPr>
        <w:ind w:firstLine="320"/>
        <w:rPr>
          <w:rFonts w:eastAsia="Times New Roman" w:cs="Times New Roman"/>
          <w:sz w:val="28"/>
          <w:szCs w:val="28"/>
        </w:rPr>
      </w:pPr>
    </w:p>
    <w:p>
      <w:pPr>
        <w:ind w:firstLine="320"/>
        <w:rPr>
          <w:rFonts w:eastAsia="Times New Roman" w:cs="Times New Roman"/>
          <w:sz w:val="28"/>
          <w:szCs w:val="28"/>
        </w:rPr>
      </w:pPr>
    </w:p>
    <w:p>
      <w:pPr>
        <w:ind w:firstLine="320"/>
        <w:rPr>
          <w:rFonts w:eastAsia="Times New Roman" w:cs="Times New Roman"/>
          <w:b/>
          <w:bCs/>
          <w:sz w:val="32"/>
          <w:szCs w:val="32"/>
        </w:rPr>
      </w:pPr>
      <w:r>
        <w:rPr>
          <w:rFonts w:eastAsia="Times New Roman"/>
          <w:b/>
          <w:bCs/>
          <w:sz w:val="32"/>
          <w:szCs w:val="32"/>
        </w:rPr>
        <w:t>Login account:</w:t>
      </w:r>
    </w:p>
    <w:p>
      <w:pPr>
        <w:numPr>
          <w:ilvl w:val="0"/>
          <w:numId w:val="14"/>
        </w:numPr>
        <w:rPr>
          <w:rFonts w:eastAsia="Times New Roman" w:cs="Times New Roman"/>
          <w:sz w:val="28"/>
          <w:szCs w:val="28"/>
        </w:rPr>
      </w:pPr>
      <w:r>
        <w:rPr>
          <w:rFonts w:eastAsia="Times New Roman" w:cs="Times New Roman"/>
          <w:sz w:val="28"/>
          <w:szCs w:val="28"/>
        </w:rPr>
        <w:t>Customer account:</w:t>
      </w:r>
    </w:p>
    <w:p>
      <w:pPr>
        <w:ind w:firstLine="320"/>
        <w:rPr>
          <w:rFonts w:hint="default" w:eastAsia="Times New Roman" w:cs="Times New Roman"/>
          <w:sz w:val="28"/>
          <w:szCs w:val="28"/>
          <w:lang w:val="en-US"/>
        </w:rPr>
      </w:pPr>
      <w:r>
        <w:rPr>
          <w:rFonts w:eastAsia="Times New Roman" w:cs="Times New Roman"/>
          <w:sz w:val="28"/>
          <w:szCs w:val="28"/>
          <w:lang w:val="vi-VN"/>
        </w:rPr>
        <w:t xml:space="preserve"> </w:t>
      </w:r>
      <w:r>
        <w:rPr>
          <w:rFonts w:eastAsia="Times New Roman" w:cs="Times New Roman"/>
          <w:sz w:val="28"/>
          <w:szCs w:val="28"/>
        </w:rPr>
        <w:t>Email</w:t>
      </w:r>
      <w:r>
        <w:rPr>
          <w:rFonts w:eastAsia="Times New Roman" w:cs="Times New Roman"/>
          <w:sz w:val="28"/>
          <w:szCs w:val="28"/>
          <w:lang w:val="vi-VN"/>
        </w:rPr>
        <w:t xml:space="preserve">: </w:t>
      </w:r>
      <w:r>
        <w:rPr>
          <w:rFonts w:hint="default" w:eastAsia="Times New Roman" w:cs="Times New Roman"/>
          <w:sz w:val="28"/>
          <w:szCs w:val="28"/>
          <w:lang w:val="en-US"/>
        </w:rPr>
        <w:t>kd@gmail.com</w:t>
      </w:r>
    </w:p>
    <w:p>
      <w:pPr>
        <w:ind w:firstLine="320"/>
        <w:rPr>
          <w:rFonts w:hint="default" w:eastAsia="Times New Roman" w:cs="Times New Roman"/>
          <w:sz w:val="28"/>
          <w:szCs w:val="28"/>
          <w:lang w:val="en-US"/>
        </w:rPr>
      </w:pPr>
      <w:r>
        <w:rPr>
          <w:rFonts w:eastAsia="Times New Roman" w:cs="Times New Roman"/>
          <w:sz w:val="28"/>
          <w:szCs w:val="28"/>
          <w:lang w:val="vi-VN"/>
        </w:rPr>
        <w:t xml:space="preserve"> P</w:t>
      </w:r>
      <w:r>
        <w:rPr>
          <w:rFonts w:eastAsia="Times New Roman" w:cs="Times New Roman"/>
          <w:sz w:val="28"/>
          <w:szCs w:val="28"/>
        </w:rPr>
        <w:t>assword</w:t>
      </w:r>
      <w:r>
        <w:rPr>
          <w:rFonts w:eastAsia="Times New Roman" w:cs="Times New Roman"/>
          <w:sz w:val="28"/>
          <w:szCs w:val="28"/>
          <w:lang w:val="vi-VN"/>
        </w:rPr>
        <w:t>:</w:t>
      </w:r>
      <w:r>
        <w:rPr>
          <w:rFonts w:eastAsia="Times New Roman" w:cs="Times New Roman"/>
          <w:sz w:val="28"/>
          <w:szCs w:val="28"/>
        </w:rPr>
        <w:t xml:space="preserve"> </w:t>
      </w:r>
      <w:r>
        <w:rPr>
          <w:rFonts w:hint="default" w:eastAsia="Times New Roman" w:cs="Times New Roman"/>
          <w:sz w:val="28"/>
          <w:szCs w:val="28"/>
          <w:lang w:val="en-US"/>
        </w:rPr>
        <w:t>1234</w:t>
      </w:r>
    </w:p>
    <w:p>
      <w:pPr>
        <w:ind w:firstLine="320"/>
        <w:rPr>
          <w:rFonts w:eastAsia="Times New Roman" w:cs="Times New Roman"/>
          <w:sz w:val="28"/>
          <w:szCs w:val="28"/>
        </w:rPr>
      </w:pPr>
    </w:p>
    <w:p>
      <w:pPr>
        <w:numPr>
          <w:ilvl w:val="0"/>
          <w:numId w:val="14"/>
        </w:numPr>
        <w:rPr>
          <w:rFonts w:eastAsia="Times New Roman" w:cs="Times New Roman"/>
          <w:sz w:val="28"/>
          <w:szCs w:val="28"/>
        </w:rPr>
      </w:pPr>
      <w:r>
        <w:rPr>
          <w:rFonts w:eastAsia="Times New Roman" w:cs="Times New Roman"/>
          <w:sz w:val="28"/>
          <w:szCs w:val="28"/>
        </w:rPr>
        <w:t>Admin employee accoun</w:t>
      </w:r>
      <w:r>
        <w:rPr>
          <w:rFonts w:eastAsia="Times New Roman" w:cs="Times New Roman"/>
          <w:sz w:val="28"/>
          <w:szCs w:val="28"/>
          <w:lang w:val="vi-VN"/>
        </w:rPr>
        <w:t>t</w:t>
      </w:r>
      <w:r>
        <w:rPr>
          <w:rFonts w:eastAsia="Times New Roman" w:cs="Times New Roman"/>
          <w:sz w:val="28"/>
          <w:szCs w:val="28"/>
        </w:rPr>
        <w:t>:</w:t>
      </w:r>
    </w:p>
    <w:p>
      <w:pPr>
        <w:ind w:firstLine="320"/>
        <w:rPr>
          <w:rFonts w:eastAsia="Times New Roman" w:cs="Times New Roman"/>
          <w:sz w:val="28"/>
          <w:szCs w:val="28"/>
        </w:rPr>
      </w:pPr>
      <w:r>
        <w:rPr>
          <w:rFonts w:eastAsia="Times New Roman" w:cs="Times New Roman"/>
          <w:sz w:val="28"/>
          <w:szCs w:val="28"/>
          <w:lang w:val="vi-VN"/>
        </w:rPr>
        <w:t>P</w:t>
      </w:r>
      <w:r>
        <w:rPr>
          <w:rFonts w:eastAsia="Times New Roman" w:cs="Times New Roman"/>
          <w:sz w:val="28"/>
          <w:szCs w:val="28"/>
        </w:rPr>
        <w:t>hone</w:t>
      </w:r>
      <w:r>
        <w:rPr>
          <w:rFonts w:eastAsia="Times New Roman" w:cs="Times New Roman"/>
          <w:sz w:val="28"/>
          <w:szCs w:val="28"/>
          <w:lang w:val="vi-VN"/>
        </w:rPr>
        <w:t>:</w:t>
      </w:r>
      <w:r>
        <w:rPr>
          <w:rFonts w:eastAsia="Times New Roman" w:cs="Times New Roman"/>
          <w:sz w:val="28"/>
          <w:szCs w:val="28"/>
        </w:rPr>
        <w:t xml:space="preserve"> admin@gmail.com </w:t>
      </w:r>
    </w:p>
    <w:p>
      <w:pPr>
        <w:ind w:firstLine="320"/>
        <w:rPr>
          <w:rFonts w:hint="default" w:eastAsia="Times New Roman" w:cs="Times New Roman"/>
          <w:sz w:val="28"/>
          <w:szCs w:val="28"/>
          <w:lang w:val="en-US"/>
        </w:rPr>
      </w:pPr>
      <w:r>
        <w:rPr>
          <w:rFonts w:eastAsia="Times New Roman" w:cs="Times New Roman"/>
          <w:sz w:val="28"/>
          <w:szCs w:val="28"/>
          <w:lang w:val="vi-VN"/>
        </w:rPr>
        <w:t>P</w:t>
      </w:r>
      <w:r>
        <w:rPr>
          <w:rFonts w:eastAsia="Times New Roman" w:cs="Times New Roman"/>
          <w:sz w:val="28"/>
          <w:szCs w:val="28"/>
        </w:rPr>
        <w:t>assword</w:t>
      </w:r>
      <w:r>
        <w:rPr>
          <w:rFonts w:eastAsia="Times New Roman" w:cs="Times New Roman"/>
          <w:sz w:val="28"/>
          <w:szCs w:val="28"/>
          <w:lang w:val="vi-VN"/>
        </w:rPr>
        <w:t>:</w:t>
      </w:r>
      <w:r>
        <w:rPr>
          <w:rFonts w:eastAsia="Times New Roman" w:cs="Times New Roman"/>
          <w:sz w:val="28"/>
          <w:szCs w:val="28"/>
        </w:rPr>
        <w:t xml:space="preserve"> </w:t>
      </w:r>
      <w:r>
        <w:rPr>
          <w:rFonts w:hint="default" w:eastAsia="Times New Roman" w:cs="Times New Roman"/>
          <w:sz w:val="28"/>
          <w:szCs w:val="28"/>
          <w:lang w:val="en-US"/>
        </w:rPr>
        <w:t>123</w:t>
      </w:r>
    </w:p>
    <w:p/>
    <w:p>
      <w:pPr>
        <w:spacing w:before="240" w:after="240" w:line="240" w:lineRule="auto"/>
        <w:jc w:val="center"/>
        <w:rPr>
          <w:rFonts w:cs="Times New Roman"/>
        </w:rPr>
      </w:pPr>
    </w:p>
    <w:p>
      <w:pPr>
        <w:spacing w:before="240" w:after="240" w:line="240" w:lineRule="auto"/>
        <w:jc w:val="center"/>
        <w:rPr>
          <w:rFonts w:cs="Times New Roman"/>
        </w:rPr>
      </w:pPr>
    </w:p>
    <w:p>
      <w:pPr>
        <w:spacing w:before="240" w:after="240" w:line="240" w:lineRule="auto"/>
        <w:jc w:val="center"/>
        <w:rPr>
          <w:rFonts w:cs="Times New Roman"/>
        </w:rPr>
      </w:pPr>
    </w:p>
    <w:p>
      <w:pPr>
        <w:spacing w:before="240" w:after="240" w:line="240" w:lineRule="auto"/>
        <w:jc w:val="center"/>
        <w:rPr>
          <w:rFonts w:cs="Times New Roman"/>
        </w:rPr>
      </w:pPr>
    </w:p>
    <w:p>
      <w:pPr>
        <w:spacing w:before="240" w:after="240" w:line="240" w:lineRule="auto"/>
        <w:jc w:val="center"/>
        <w:rPr>
          <w:rFonts w:cs="Times New Roman"/>
        </w:rPr>
      </w:pPr>
    </w:p>
    <w:p>
      <w:pPr>
        <w:spacing w:before="240" w:after="240" w:line="240" w:lineRule="auto"/>
        <w:jc w:val="center"/>
        <w:rPr>
          <w:rFonts w:cs="Times New Roman"/>
        </w:rPr>
      </w:pPr>
    </w:p>
    <w:p>
      <w:pPr>
        <w:spacing w:before="240" w:after="240" w:line="240" w:lineRule="auto"/>
        <w:jc w:val="center"/>
        <w:rPr>
          <w:rFonts w:cs="Times New Roman"/>
        </w:rPr>
      </w:pPr>
    </w:p>
    <w:p>
      <w:pPr>
        <w:spacing w:before="240" w:after="240" w:line="240" w:lineRule="auto"/>
        <w:jc w:val="center"/>
        <w:rPr>
          <w:rFonts w:cs="Times New Roman"/>
        </w:rPr>
      </w:pPr>
    </w:p>
    <w:p>
      <w:pPr>
        <w:spacing w:before="240" w:after="240" w:line="240" w:lineRule="auto"/>
        <w:jc w:val="center"/>
        <w:rPr>
          <w:rFonts w:cs="Times New Roman"/>
        </w:rPr>
      </w:pPr>
    </w:p>
    <w:p>
      <w:pPr>
        <w:spacing w:before="240" w:after="240" w:line="240" w:lineRule="auto"/>
        <w:jc w:val="center"/>
        <w:rPr>
          <w:rFonts w:cs="Times New Roman"/>
        </w:rPr>
        <w:sectPr>
          <w:pgSz w:w="11907" w:h="16840"/>
          <w:pgMar w:top="1440" w:right="1440" w:bottom="1440" w:left="1440" w:header="720" w:footer="720" w:gutter="0"/>
          <w:cols w:space="720" w:num="1"/>
        </w:sectPr>
      </w:pPr>
    </w:p>
    <w:p>
      <w:pPr>
        <w:spacing w:before="240" w:after="240" w:line="240" w:lineRule="auto"/>
        <w:rPr>
          <w:rFonts w:cs="Times New Roman"/>
          <w:b/>
          <w:bCs/>
          <w:sz w:val="44"/>
          <w:szCs w:val="44"/>
        </w:rPr>
      </w:pPr>
      <w:r>
        <w:rPr>
          <w:rFonts w:cs="Times New Roman"/>
          <w:b/>
          <w:bCs/>
          <w:sz w:val="44"/>
          <w:szCs w:val="44"/>
        </w:rPr>
        <w:t>User manual:</w:t>
      </w:r>
    </w:p>
    <w:p>
      <w:pPr>
        <w:spacing w:before="240" w:after="240" w:line="240" w:lineRule="auto"/>
        <w:rPr>
          <w:rFonts w:cs="Times New Roman"/>
          <w:sz w:val="28"/>
          <w:szCs w:val="28"/>
        </w:rPr>
      </w:pPr>
      <w:r>
        <w:rPr>
          <w:rFonts w:cs="Times New Roman"/>
          <w:sz w:val="28"/>
          <w:szCs w:val="28"/>
        </w:rPr>
        <w:t>In this article, the team replaced the FAQ page by attaching a chatbot and here are the questions and answers. Which chatbot can offer to customers:</w:t>
      </w:r>
    </w:p>
    <w:p>
      <w:pPr>
        <w:spacing w:before="240" w:after="240" w:line="240" w:lineRule="auto"/>
        <w:rPr>
          <w:rFonts w:cs="Times New Roman"/>
          <w:sz w:val="28"/>
          <w:szCs w:val="28"/>
        </w:rPr>
      </w:pPr>
      <w:r>
        <w:rPr>
          <w:rFonts w:cs="Times New Roman"/>
          <w:sz w:val="28"/>
          <w:szCs w:val="28"/>
        </w:rPr>
        <w:t>1.Can an Order be cancelled? If yes, will there be any charges?</w:t>
      </w:r>
    </w:p>
    <w:p>
      <w:pPr>
        <w:spacing w:before="240" w:after="240" w:line="240" w:lineRule="auto"/>
        <w:rPr>
          <w:rFonts w:cs="Times New Roman"/>
          <w:sz w:val="28"/>
          <w:szCs w:val="28"/>
        </w:rPr>
      </w:pPr>
      <w:r>
        <w:rPr>
          <w:rFonts w:cs="Times New Roman"/>
          <w:sz w:val="28"/>
          <w:szCs w:val="28"/>
        </w:rPr>
        <w:t>- Yes, but if cancelled with in 24 Hrs. there will be no charges, but if cancelled after 24Hrs. and if the Order is being dispatched the Delivery charges for the to and fro is to be bared by the one who has ordered</w:t>
      </w:r>
    </w:p>
    <w:p>
      <w:pPr>
        <w:spacing w:before="240" w:after="240" w:line="240" w:lineRule="auto"/>
        <w:rPr>
          <w:rFonts w:cs="Times New Roman"/>
          <w:sz w:val="28"/>
          <w:szCs w:val="28"/>
        </w:rPr>
      </w:pPr>
      <w:r>
        <w:rPr>
          <w:rFonts w:cs="Times New Roman"/>
          <w:sz w:val="28"/>
          <w:szCs w:val="28"/>
        </w:rPr>
        <w:t>2.How can I contact you?</w:t>
      </w:r>
    </w:p>
    <w:p>
      <w:pPr>
        <w:spacing w:before="240" w:after="240" w:line="240" w:lineRule="auto"/>
        <w:rPr>
          <w:rFonts w:cs="Times New Roman"/>
          <w:sz w:val="28"/>
          <w:szCs w:val="28"/>
        </w:rPr>
      </w:pPr>
      <w:r>
        <w:rPr>
          <w:rFonts w:cs="Times New Roman"/>
          <w:sz w:val="28"/>
          <w:szCs w:val="28"/>
        </w:rPr>
        <w:t>- You can contact us at: 1 Đ. Ly Tu Trong, An Phu, Ninh Kieu, Can Tho, email: nnbthia22082@cusc.ctu.edu.vn,Phone number:+012 345 67890</w:t>
      </w:r>
    </w:p>
    <w:p>
      <w:pPr>
        <w:spacing w:before="240" w:after="240" w:line="240" w:lineRule="auto"/>
        <w:rPr>
          <w:rFonts w:cs="Times New Roman"/>
          <w:sz w:val="28"/>
          <w:szCs w:val="28"/>
        </w:rPr>
      </w:pPr>
      <w:r>
        <w:rPr>
          <w:rFonts w:cs="Times New Roman"/>
          <w:sz w:val="28"/>
          <w:szCs w:val="28"/>
        </w:rPr>
        <w:t>3.How can I make sure the books I receive are new and not damaged?</w:t>
      </w:r>
    </w:p>
    <w:p>
      <w:pPr>
        <w:spacing w:before="240" w:after="240" w:line="240" w:lineRule="auto"/>
        <w:rPr>
          <w:rFonts w:cs="Times New Roman"/>
          <w:sz w:val="28"/>
          <w:szCs w:val="28"/>
        </w:rPr>
      </w:pPr>
      <w:r>
        <w:rPr>
          <w:rFonts w:cs="Times New Roman"/>
          <w:sz w:val="28"/>
          <w:szCs w:val="28"/>
        </w:rPr>
        <w:t>- When you receive the book, please record a video. If the book is damaged or has any problems, please contact us for a return.</w:t>
      </w:r>
    </w:p>
    <w:p>
      <w:pPr>
        <w:spacing w:before="240" w:after="240" w:line="240" w:lineRule="auto"/>
        <w:rPr>
          <w:rFonts w:cs="Times New Roman"/>
          <w:sz w:val="28"/>
          <w:szCs w:val="28"/>
        </w:rPr>
      </w:pPr>
      <w:r>
        <w:rPr>
          <w:rFonts w:cs="Times New Roman"/>
          <w:sz w:val="28"/>
          <w:szCs w:val="28"/>
        </w:rPr>
        <w:t>4.How many days will it take to deliver the order?</w:t>
      </w:r>
    </w:p>
    <w:p>
      <w:pPr>
        <w:spacing w:before="240" w:after="240" w:line="240" w:lineRule="auto"/>
        <w:rPr>
          <w:rFonts w:cs="Times New Roman"/>
          <w:sz w:val="28"/>
          <w:szCs w:val="28"/>
        </w:rPr>
      </w:pPr>
      <w:r>
        <w:rPr>
          <w:rFonts w:cs="Times New Roman"/>
          <w:sz w:val="28"/>
          <w:szCs w:val="28"/>
        </w:rPr>
        <w:t>- Depends on the Order, Quantity and Stock and as well on the payment type chosen, as if the payment option chosen is payment before delivery, then the order will only be dispatched after the receipt of the payment.</w:t>
      </w:r>
    </w:p>
    <w:p>
      <w:pPr>
        <w:spacing w:before="240" w:after="240" w:line="240" w:lineRule="auto"/>
        <w:rPr>
          <w:rFonts w:cs="Times New Roman"/>
          <w:sz w:val="28"/>
          <w:szCs w:val="28"/>
        </w:rPr>
      </w:pPr>
      <w:r>
        <w:rPr>
          <w:rFonts w:cs="Times New Roman"/>
          <w:sz w:val="28"/>
          <w:szCs w:val="28"/>
        </w:rPr>
        <w:t>5.How much does delivery cost?</w:t>
      </w:r>
    </w:p>
    <w:p>
      <w:pPr>
        <w:spacing w:before="240" w:after="240" w:line="240" w:lineRule="auto"/>
        <w:rPr>
          <w:rFonts w:cs="Times New Roman"/>
          <w:sz w:val="28"/>
          <w:szCs w:val="28"/>
        </w:rPr>
      </w:pPr>
      <w:r>
        <w:rPr>
          <w:rFonts w:cs="Times New Roman"/>
          <w:sz w:val="28"/>
          <w:szCs w:val="28"/>
        </w:rPr>
        <w:t>- Regarding delivery costs from 0km-3km: free, from 4km or more will be charged $2/km</w:t>
      </w:r>
    </w:p>
    <w:p>
      <w:pPr>
        <w:spacing w:before="240" w:after="240" w:line="240" w:lineRule="auto"/>
        <w:rPr>
          <w:rFonts w:cs="Times New Roman"/>
          <w:sz w:val="28"/>
          <w:szCs w:val="28"/>
        </w:rPr>
      </w:pPr>
      <w:r>
        <w:rPr>
          <w:rFonts w:cs="Times New Roman"/>
          <w:sz w:val="28"/>
          <w:szCs w:val="28"/>
        </w:rPr>
        <w:t>6.What if the order delivered is not in proper condition?</w:t>
      </w:r>
    </w:p>
    <w:p>
      <w:pPr>
        <w:spacing w:before="240" w:after="240" w:line="240" w:lineRule="auto"/>
        <w:rPr>
          <w:rFonts w:cs="Times New Roman"/>
          <w:sz w:val="28"/>
          <w:szCs w:val="28"/>
        </w:rPr>
      </w:pPr>
      <w:r>
        <w:rPr>
          <w:rFonts w:cs="Times New Roman"/>
          <w:sz w:val="28"/>
          <w:szCs w:val="28"/>
        </w:rPr>
        <w:t>- If the order delivered is improper, it will be replace with the other.</w:t>
      </w:r>
    </w:p>
    <w:p>
      <w:pPr>
        <w:spacing w:before="240" w:after="240" w:line="240" w:lineRule="auto"/>
        <w:rPr>
          <w:rFonts w:cs="Times New Roman"/>
          <w:sz w:val="28"/>
          <w:szCs w:val="28"/>
        </w:rPr>
      </w:pPr>
      <w:r>
        <w:rPr>
          <w:rFonts w:cs="Times New Roman"/>
          <w:sz w:val="28"/>
          <w:szCs w:val="28"/>
        </w:rPr>
        <w:t>7.Will there be any charges for the delivery apart from the products ordered?</w:t>
      </w:r>
    </w:p>
    <w:p>
      <w:pPr>
        <w:spacing w:before="240" w:after="240" w:line="240" w:lineRule="auto"/>
        <w:rPr>
          <w:rFonts w:cs="Times New Roman"/>
          <w:sz w:val="28"/>
          <w:szCs w:val="28"/>
        </w:rPr>
      </w:pPr>
      <w:r>
        <w:rPr>
          <w:rFonts w:cs="Times New Roman"/>
          <w:sz w:val="28"/>
          <w:szCs w:val="28"/>
        </w:rPr>
        <w:t>- No</w:t>
      </w:r>
    </w:p>
    <w:p>
      <w:pPr>
        <w:spacing w:before="240" w:after="240" w:line="240" w:lineRule="auto"/>
        <w:rPr>
          <w:rFonts w:cs="Times New Roman"/>
          <w:sz w:val="28"/>
          <w:szCs w:val="28"/>
        </w:rPr>
      </w:pPr>
      <w:r>
        <w:rPr>
          <w:rFonts w:cs="Times New Roman"/>
          <w:sz w:val="28"/>
          <w:szCs w:val="28"/>
        </w:rPr>
        <w:t>8.How can the payment be made?</w:t>
      </w:r>
    </w:p>
    <w:p>
      <w:pPr>
        <w:spacing w:before="240" w:after="240" w:line="240" w:lineRule="auto"/>
        <w:rPr>
          <w:rFonts w:cs="Times New Roman"/>
          <w:sz w:val="28"/>
          <w:szCs w:val="28"/>
        </w:rPr>
      </w:pPr>
      <w:r>
        <w:rPr>
          <w:rFonts w:cs="Times New Roman"/>
          <w:sz w:val="28"/>
          <w:szCs w:val="28"/>
        </w:rPr>
        <w:t>- Please shop on our website, in the shopping cart there will be a product payment section, you can pay there.</w:t>
      </w:r>
    </w:p>
    <w:p>
      <w:pPr>
        <w:spacing w:before="240" w:after="240" w:line="240" w:lineRule="auto"/>
        <w:rPr>
          <w:rFonts w:hint="default" w:cs="Times New Roman"/>
          <w:sz w:val="28"/>
          <w:szCs w:val="28"/>
          <w:lang w:val="en-US"/>
        </w:rPr>
      </w:pPr>
      <w:r>
        <w:rPr>
          <w:rFonts w:cs="Times New Roman"/>
          <w:sz w:val="28"/>
          <w:szCs w:val="28"/>
        </w:rPr>
        <w:t>And in this article, the Customer Management, Author, Product,... sections can all be exported to excel, pdf, print, csv files. Columns can be hidden when the web screen is minimized</w:t>
      </w:r>
      <w:r>
        <w:rPr>
          <w:rFonts w:hint="default" w:cs="Times New Roman"/>
          <w:sz w:val="28"/>
          <w:szCs w:val="28"/>
          <w:lang w:val="en-US"/>
        </w:rPr>
        <w:t>.</w:t>
      </w:r>
    </w:p>
    <w:p>
      <w:pPr>
        <w:spacing w:before="240" w:after="240" w:line="240" w:lineRule="auto"/>
        <w:rPr>
          <w:rFonts w:hint="default" w:cs="Times New Roman"/>
          <w:sz w:val="28"/>
          <w:szCs w:val="28"/>
          <w:lang w:val="en-US"/>
        </w:rPr>
      </w:pPr>
    </w:p>
    <w:p>
      <w:pPr>
        <w:spacing w:before="240" w:after="240" w:line="240" w:lineRule="auto"/>
        <w:rPr>
          <w:rFonts w:hint="default" w:cs="Times New Roman"/>
          <w:b/>
          <w:bCs/>
          <w:sz w:val="36"/>
          <w:szCs w:val="36"/>
          <w:lang w:val="en-US"/>
        </w:rPr>
      </w:pPr>
      <w:bookmarkStart w:id="26" w:name="_GoBack"/>
      <w:bookmarkEnd w:id="26"/>
    </w:p>
    <w:sectPr>
      <w:pgSz w:w="11907" w:h="16840"/>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Arial Unicode MS">
    <w:altName w:val="Arial"/>
    <w:panose1 w:val="020B0604020202020204"/>
    <w:charset w:val="00"/>
    <w:family w:val="auto"/>
    <w:pitch w:val="default"/>
    <w:sig w:usb0="00000000" w:usb1="00000000" w:usb2="00000000" w:usb3="00000000" w:csb0="00000000" w:csb1="00000000"/>
  </w:font>
  <w:font w:name="Cascadia Mono">
    <w:panose1 w:val="020B0609020000020004"/>
    <w:charset w:val="A3"/>
    <w:family w:val="modern"/>
    <w:pitch w:val="default"/>
    <w:sig w:usb0="A10002FF" w:usb1="4000F9FB" w:usb2="00040000" w:usb3="00000000" w:csb0="6000019F" w:csb1="DFD7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lang w:val="vi-VN"/>
      </w:rPr>
    </w:pPr>
    <w:r>
      <w:rPr>
        <w:rFonts w:ascii="Calibri" w:hAnsi="Calibri" w:eastAsia="SimSun" w:cs="Calibri"/>
        <w:color w:val="000000"/>
        <w:sz w:val="22"/>
        <w:szCs w:val="22"/>
      </w:rPr>
      <w:t xml:space="preserve">Form No. </w:t>
    </w:r>
    <w:r>
      <w:rPr>
        <w:rFonts w:ascii="Calibri" w:hAnsi="Calibri" w:eastAsia="SimSun" w:cs="Calibri"/>
        <w:color w:val="000000"/>
        <w:sz w:val="22"/>
        <w:szCs w:val="22"/>
        <w:lang w:val="vi-VN"/>
      </w:rPr>
      <w:t>5</w:t>
    </w:r>
    <w:r>
      <w:rPr>
        <w:rFonts w:ascii="Calibri" w:hAnsi="Calibri" w:eastAsia="SimSun" w:cs="Calibri"/>
        <w:color w:val="000000"/>
        <w:sz w:val="22"/>
        <w:szCs w:val="22"/>
      </w:rPr>
      <w:t>/eProjects/</w:t>
    </w:r>
    <w:r>
      <w:rPr>
        <w:rFonts w:ascii="Calibri" w:hAnsi="Calibri" w:eastAsia="SimSun" w:cs="Calibri"/>
        <w:color w:val="000000"/>
        <w:sz w:val="22"/>
        <w:szCs w:val="22"/>
        <w:lang w:val="vi-VN"/>
      </w:rPr>
      <w:t>Design</w:t>
    </w:r>
    <w:r>
      <w:rPr>
        <w:rFonts w:ascii="Calibri" w:hAnsi="Calibri" w:eastAsia="SimSun" w:cs="Calibri"/>
        <w:color w:val="000000"/>
        <w:sz w:val="22"/>
        <w:szCs w:val="22"/>
      </w:rPr>
      <w:t>/Ver 1.0</w:t>
    </w:r>
  </w:p>
  <w:p>
    <w:pPr>
      <w:tabs>
        <w:tab w:val="center" w:pos="4153"/>
        <w:tab w:val="right" w:pos="8306"/>
      </w:tabs>
      <w:rPr>
        <w:color w:val="000000"/>
        <w:sz w:val="18"/>
        <w:szCs w:val="18"/>
        <w:lang w:val="vi-VN"/>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lang w:val="vi-VN"/>
      </w:rPr>
    </w:pPr>
    <w:r>
      <w:rPr>
        <w:rFonts w:ascii="Calibri" w:hAnsi="Calibri" w:eastAsia="SimSun" w:cs="Calibri"/>
        <w:color w:val="000000"/>
        <w:sz w:val="22"/>
        <w:szCs w:val="22"/>
      </w:rPr>
      <w:t>Form No. 6/eProjects/</w:t>
    </w:r>
    <w:r>
      <w:rPr>
        <w:rFonts w:ascii="Calibri" w:hAnsi="Calibri" w:eastAsia="SimSun" w:cs="Calibri"/>
        <w:color w:val="000000"/>
        <w:sz w:val="22"/>
        <w:szCs w:val="22"/>
        <w:lang w:val="vi-VN"/>
      </w:rPr>
      <w:t>Design</w:t>
    </w:r>
    <w:r>
      <w:rPr>
        <w:rFonts w:ascii="Calibri" w:hAnsi="Calibri" w:eastAsia="SimSun" w:cs="Calibri"/>
        <w:color w:val="000000"/>
        <w:sz w:val="22"/>
        <w:szCs w:val="22"/>
      </w:rPr>
      <w:t>/Ver 1.0</w:t>
    </w:r>
  </w:p>
  <w:p>
    <w:pPr>
      <w:tabs>
        <w:tab w:val="center" w:pos="4153"/>
        <w:tab w:val="right" w:pos="8306"/>
      </w:tabs>
      <w:rPr>
        <w:color w:val="000000"/>
        <w:sz w:val="18"/>
        <w:szCs w:val="18"/>
        <w:lang w:val="vi-VN"/>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lang w:val="vi-VN"/>
      </w:rPr>
    </w:pPr>
    <w:r>
      <w:rPr>
        <w:rFonts w:ascii="Calibri" w:hAnsi="Calibri" w:eastAsia="SimSun" w:cs="Calibri"/>
        <w:color w:val="000000"/>
        <w:sz w:val="22"/>
        <w:szCs w:val="22"/>
      </w:rPr>
      <w:t xml:space="preserve">Form No. </w:t>
    </w:r>
    <w:r>
      <w:rPr>
        <w:rFonts w:ascii="Calibri" w:hAnsi="Calibri" w:eastAsia="SimSun" w:cs="Calibri"/>
        <w:color w:val="000000"/>
        <w:sz w:val="22"/>
        <w:szCs w:val="22"/>
        <w:lang w:val="vi-VN"/>
      </w:rPr>
      <w:t>7</w:t>
    </w:r>
    <w:r>
      <w:rPr>
        <w:rFonts w:ascii="Calibri" w:hAnsi="Calibri" w:eastAsia="SimSun" w:cs="Calibri"/>
        <w:color w:val="000000"/>
        <w:sz w:val="22"/>
        <w:szCs w:val="22"/>
      </w:rPr>
      <w:t>/eProjects/</w:t>
    </w:r>
    <w:r>
      <w:rPr>
        <w:rFonts w:ascii="Calibri" w:hAnsi="Calibri" w:eastAsia="SimSun" w:cs="Calibri"/>
        <w:color w:val="000000"/>
        <w:sz w:val="22"/>
        <w:szCs w:val="22"/>
        <w:lang w:val="vi-VN"/>
      </w:rPr>
      <w:t>CKL/</w:t>
    </w:r>
    <w:r>
      <w:rPr>
        <w:rFonts w:ascii="Calibri" w:hAnsi="Calibri" w:eastAsia="SimSun" w:cs="Calibri"/>
        <w:color w:val="000000"/>
        <w:sz w:val="22"/>
        <w:szCs w:val="22"/>
      </w:rPr>
      <w:t>Ver 1.0</w:t>
    </w:r>
    <w:r>
      <w:rPr>
        <w:rFonts w:ascii="Calibri" w:hAnsi="Calibri" w:eastAsia="SimSun" w:cs="Calibri"/>
        <w:color w:val="000000"/>
        <w:sz w:val="22"/>
        <w:szCs w:val="22"/>
        <w:lang w:val="vi-VN"/>
      </w:rPr>
      <w:t>/1 of 1</w:t>
    </w:r>
  </w:p>
  <w:p>
    <w:pPr>
      <w:pStyle w:val="13"/>
      <w:rPr>
        <w:lang w:val="vi-VN"/>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Calibri" w:hAnsi="Calibri" w:eastAsia="SimSun" w:cs="Calibri"/>
        <w:color w:val="000000"/>
        <w:sz w:val="22"/>
        <w:szCs w:val="22"/>
        <w:lang w:val="vi-VN"/>
      </w:rPr>
    </w:pPr>
    <w:r>
      <w:rPr>
        <w:rFonts w:ascii="Calibri" w:hAnsi="Calibri" w:eastAsia="SimSun" w:cs="Calibri"/>
        <w:color w:val="000000"/>
        <w:sz w:val="22"/>
        <w:szCs w:val="22"/>
      </w:rPr>
      <w:t xml:space="preserve">Form No. </w:t>
    </w:r>
    <w:r>
      <w:rPr>
        <w:rFonts w:ascii="Calibri" w:hAnsi="Calibri" w:eastAsia="SimSun" w:cs="Calibri"/>
        <w:color w:val="000000"/>
        <w:sz w:val="22"/>
        <w:szCs w:val="22"/>
        <w:lang w:val="vi-VN"/>
      </w:rPr>
      <w:t>7</w:t>
    </w:r>
    <w:r>
      <w:rPr>
        <w:rFonts w:ascii="Calibri" w:hAnsi="Calibri" w:eastAsia="SimSun" w:cs="Calibri"/>
        <w:color w:val="000000"/>
        <w:sz w:val="22"/>
        <w:szCs w:val="22"/>
      </w:rPr>
      <w:t>/eProjects/</w:t>
    </w:r>
    <w:r>
      <w:rPr>
        <w:rFonts w:ascii="Calibri" w:hAnsi="Calibri" w:eastAsia="SimSun" w:cs="Calibri"/>
        <w:color w:val="000000"/>
        <w:sz w:val="22"/>
        <w:szCs w:val="22"/>
        <w:lang w:val="vi-VN"/>
      </w:rPr>
      <w:t>Sitemap/</w:t>
    </w:r>
    <w:r>
      <w:rPr>
        <w:rFonts w:ascii="Calibri" w:hAnsi="Calibri" w:eastAsia="SimSun" w:cs="Calibri"/>
        <w:color w:val="000000"/>
        <w:sz w:val="22"/>
        <w:szCs w:val="22"/>
      </w:rPr>
      <w:t>Ver 1.0</w:t>
    </w:r>
  </w:p>
  <w:p>
    <w:pPr>
      <w:pStyle w:val="13"/>
      <w:rPr>
        <w:lang w:val="vi-VN"/>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Calibri" w:hAnsi="Calibri" w:eastAsia="SimSun" w:cs="Calibri"/>
        <w:color w:val="000000"/>
        <w:sz w:val="22"/>
        <w:szCs w:val="22"/>
        <w:lang w:val="vi-VN"/>
      </w:rPr>
    </w:pPr>
    <w:r>
      <w:rPr>
        <w:rFonts w:ascii="Calibri" w:hAnsi="Calibri" w:eastAsia="SimSun" w:cs="Calibri"/>
        <w:color w:val="000000"/>
        <w:sz w:val="22"/>
        <w:szCs w:val="22"/>
      </w:rPr>
      <w:t xml:space="preserve">Form No. </w:t>
    </w:r>
    <w:r>
      <w:rPr>
        <w:rFonts w:ascii="Calibri" w:hAnsi="Calibri" w:eastAsia="SimSun" w:cs="Calibri"/>
        <w:color w:val="000000"/>
        <w:sz w:val="22"/>
        <w:szCs w:val="22"/>
        <w:lang w:val="vi-VN"/>
      </w:rPr>
      <w:t>8</w:t>
    </w:r>
    <w:r>
      <w:rPr>
        <w:rFonts w:ascii="Calibri" w:hAnsi="Calibri" w:eastAsia="SimSun" w:cs="Calibri"/>
        <w:color w:val="000000"/>
        <w:sz w:val="22"/>
        <w:szCs w:val="22"/>
      </w:rPr>
      <w:t>/eProjects/</w:t>
    </w:r>
    <w:r>
      <w:rPr>
        <w:rFonts w:ascii="Calibri" w:hAnsi="Calibri" w:eastAsia="SimSun" w:cs="Calibri"/>
        <w:color w:val="000000"/>
        <w:sz w:val="22"/>
        <w:szCs w:val="22"/>
        <w:lang w:val="vi-VN"/>
      </w:rPr>
      <w:t>Sitemap/</w:t>
    </w:r>
    <w:r>
      <w:rPr>
        <w:rFonts w:ascii="Calibri" w:hAnsi="Calibri" w:eastAsia="SimSun" w:cs="Calibri"/>
        <w:color w:val="000000"/>
        <w:sz w:val="22"/>
        <w:szCs w:val="22"/>
      </w:rPr>
      <w:t>Ver 1.0</w:t>
    </w:r>
  </w:p>
  <w:p>
    <w:pPr>
      <w:pStyle w:val="13"/>
      <w:rPr>
        <w:lang w:val="vi-VN"/>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lang w:val="vi-V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ascii="Calibri" w:hAnsi="Calibri" w:eastAsia="SimSun" w:cs="Calibri"/>
        <w:color w:val="000000"/>
        <w:sz w:val="22"/>
        <w:szCs w:val="22"/>
      </w:rPr>
      <w:t>Form No. 1/eProjects/PS/Ver 1.0</w:t>
    </w:r>
  </w:p>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rPr>
        <w:color w:val="000000"/>
        <w:sz w:val="18"/>
        <w:szCs w:val="18"/>
      </w:rPr>
    </w:pPr>
    <w:r>
      <w:rPr>
        <w:rFonts w:ascii="Calibri" w:hAnsi="Calibri" w:eastAsia="Calibri" w:cs="Calibri"/>
        <w:color w:val="000000"/>
        <w:sz w:val="22"/>
      </w:rPr>
      <w:t>Model No. 2/eProjects/CRS/Ver 1.0</w:t>
    </w:r>
  </w:p>
  <w:p>
    <w:pPr>
      <w:tabs>
        <w:tab w:val="center" w:pos="4153"/>
        <w:tab w:val="right" w:pos="8306"/>
      </w:tabs>
      <w:rPr>
        <w:color w:val="000000"/>
        <w:sz w:val="18"/>
        <w:szCs w:val="1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rPr>
        <w:color w:val="000000"/>
        <w:sz w:val="18"/>
        <w:szCs w:val="18"/>
      </w:rPr>
    </w:pPr>
    <w:r>
      <w:rPr>
        <w:rFonts w:ascii="Calibri" w:hAnsi="Calibri" w:eastAsia="Calibri" w:cs="Calibri"/>
        <w:color w:val="000000"/>
        <w:sz w:val="22"/>
      </w:rPr>
      <w:t>Model No. 2/eProjects/CRS/Ver 1.0</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lang w:val="vi-VN"/>
      </w:rPr>
    </w:pPr>
    <w:r>
      <w:rPr>
        <w:rFonts w:ascii="Calibri" w:hAnsi="Calibri" w:eastAsia="SimSun" w:cs="Calibri"/>
        <w:color w:val="000000"/>
        <w:sz w:val="22"/>
        <w:szCs w:val="22"/>
      </w:rPr>
      <w:t xml:space="preserve">Form No. </w:t>
    </w:r>
    <w:r>
      <w:rPr>
        <w:rFonts w:ascii="Calibri" w:hAnsi="Calibri" w:eastAsia="SimSun" w:cs="Calibri"/>
        <w:color w:val="000000"/>
        <w:sz w:val="22"/>
        <w:szCs w:val="22"/>
        <w:lang w:val="vi-VN"/>
      </w:rPr>
      <w:t>3</w:t>
    </w:r>
    <w:r>
      <w:rPr>
        <w:rFonts w:ascii="Calibri" w:hAnsi="Calibri" w:eastAsia="SimSun" w:cs="Calibri"/>
        <w:color w:val="000000"/>
        <w:sz w:val="22"/>
        <w:szCs w:val="22"/>
      </w:rPr>
      <w:t>/eProjects/</w:t>
    </w:r>
    <w:r>
      <w:rPr>
        <w:rFonts w:ascii="Calibri" w:hAnsi="Calibri" w:eastAsia="SimSun" w:cs="Calibri"/>
        <w:color w:val="000000"/>
        <w:sz w:val="22"/>
        <w:szCs w:val="22"/>
        <w:lang w:val="vi-VN"/>
      </w:rPr>
      <w:t>Design</w:t>
    </w:r>
    <w:r>
      <w:rPr>
        <w:rFonts w:ascii="Calibri" w:hAnsi="Calibri" w:eastAsia="SimSun" w:cs="Calibri"/>
        <w:color w:val="000000"/>
        <w:sz w:val="22"/>
        <w:szCs w:val="22"/>
      </w:rPr>
      <w:t>/Ver 1.0</w:t>
    </w:r>
  </w:p>
  <w:p>
    <w:pPr>
      <w:tabs>
        <w:tab w:val="center" w:pos="4153"/>
        <w:tab w:val="right" w:pos="8306"/>
      </w:tabs>
      <w:rPr>
        <w:color w:val="000000"/>
        <w:sz w:val="18"/>
        <w:szCs w:val="18"/>
        <w:lang w:val="vi-VN"/>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lang w:val="vi-VN"/>
      </w:rPr>
    </w:pPr>
    <w:r>
      <w:rPr>
        <w:rFonts w:ascii="Calibri" w:hAnsi="Calibri" w:eastAsia="SimSun" w:cs="Calibri"/>
        <w:color w:val="000000"/>
        <w:sz w:val="22"/>
        <w:szCs w:val="22"/>
      </w:rPr>
      <w:t xml:space="preserve">Form No. </w:t>
    </w:r>
    <w:r>
      <w:rPr>
        <w:rFonts w:ascii="Calibri" w:hAnsi="Calibri" w:eastAsia="SimSun" w:cs="Calibri"/>
        <w:color w:val="000000"/>
        <w:sz w:val="22"/>
        <w:szCs w:val="22"/>
        <w:lang w:val="vi-VN"/>
      </w:rPr>
      <w:t>3</w:t>
    </w:r>
    <w:r>
      <w:rPr>
        <w:rFonts w:ascii="Calibri" w:hAnsi="Calibri" w:eastAsia="SimSun" w:cs="Calibri"/>
        <w:color w:val="000000"/>
        <w:sz w:val="22"/>
        <w:szCs w:val="22"/>
      </w:rPr>
      <w:t>/eProjects/</w:t>
    </w:r>
    <w:r>
      <w:rPr>
        <w:rFonts w:ascii="Calibri" w:hAnsi="Calibri" w:eastAsia="SimSun" w:cs="Calibri"/>
        <w:color w:val="000000"/>
        <w:sz w:val="22"/>
        <w:szCs w:val="22"/>
        <w:lang w:val="vi-VN"/>
      </w:rPr>
      <w:t>Design</w:t>
    </w:r>
    <w:r>
      <w:rPr>
        <w:rFonts w:ascii="Calibri" w:hAnsi="Calibri" w:eastAsia="SimSun" w:cs="Calibri"/>
        <w:color w:val="000000"/>
        <w:sz w:val="22"/>
        <w:szCs w:val="22"/>
      </w:rPr>
      <w:t>/Ver 1.0</w:t>
    </w:r>
  </w:p>
  <w:p>
    <w:pPr>
      <w:tabs>
        <w:tab w:val="center" w:pos="4153"/>
        <w:tab w:val="right" w:pos="8306"/>
      </w:tabs>
      <w:rPr>
        <w:color w:val="000000"/>
        <w:sz w:val="18"/>
        <w:szCs w:val="18"/>
        <w:lang w:val="vi-VN"/>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lang w:val="vi-VN"/>
      </w:rPr>
    </w:pPr>
    <w:r>
      <w:rPr>
        <w:rFonts w:ascii="Calibri" w:hAnsi="Calibri" w:eastAsia="SimSun" w:cs="Calibri"/>
        <w:color w:val="000000"/>
        <w:sz w:val="22"/>
        <w:szCs w:val="22"/>
      </w:rPr>
      <w:t xml:space="preserve">Form No. </w:t>
    </w:r>
    <w:r>
      <w:rPr>
        <w:rFonts w:ascii="Calibri" w:hAnsi="Calibri" w:eastAsia="SimSun" w:cs="Calibri"/>
        <w:color w:val="000000"/>
        <w:sz w:val="22"/>
        <w:szCs w:val="22"/>
        <w:lang w:val="vi-VN"/>
      </w:rPr>
      <w:t>4</w:t>
    </w:r>
    <w:r>
      <w:rPr>
        <w:rFonts w:ascii="Calibri" w:hAnsi="Calibri" w:eastAsia="SimSun" w:cs="Calibri"/>
        <w:color w:val="000000"/>
        <w:sz w:val="22"/>
        <w:szCs w:val="22"/>
      </w:rPr>
      <w:t>/eProjects/</w:t>
    </w:r>
    <w:r>
      <w:rPr>
        <w:rFonts w:ascii="Calibri" w:hAnsi="Calibri" w:eastAsia="SimSun" w:cs="Calibri"/>
        <w:color w:val="000000"/>
        <w:sz w:val="22"/>
        <w:szCs w:val="22"/>
        <w:lang w:val="vi-VN"/>
      </w:rPr>
      <w:t>Design</w:t>
    </w:r>
    <w:r>
      <w:rPr>
        <w:rFonts w:ascii="Calibri" w:hAnsi="Calibri" w:eastAsia="SimSun" w:cs="Calibri"/>
        <w:color w:val="000000"/>
        <w:sz w:val="22"/>
        <w:szCs w:val="22"/>
      </w:rPr>
      <w:t>/Ver 1.0</w:t>
    </w:r>
  </w:p>
  <w:p>
    <w:pPr>
      <w:tabs>
        <w:tab w:val="center" w:pos="4153"/>
        <w:tab w:val="right" w:pos="8306"/>
      </w:tabs>
      <w:rPr>
        <w:color w:val="000000"/>
        <w:sz w:val="18"/>
        <w:szCs w:val="18"/>
        <w:lang w:val="vi-VN"/>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lang w:val="vi-VN"/>
      </w:rPr>
    </w:pPr>
    <w:r>
      <w:rPr>
        <w:rFonts w:ascii="Calibri" w:hAnsi="Calibri" w:eastAsia="SimSun" w:cs="Calibri"/>
        <w:color w:val="000000"/>
        <w:sz w:val="22"/>
        <w:szCs w:val="22"/>
      </w:rPr>
      <w:t xml:space="preserve">Form No. </w:t>
    </w:r>
    <w:r>
      <w:rPr>
        <w:rFonts w:ascii="Calibri" w:hAnsi="Calibri" w:eastAsia="SimSun" w:cs="Calibri"/>
        <w:color w:val="000000"/>
        <w:sz w:val="22"/>
        <w:szCs w:val="22"/>
        <w:lang w:val="vi-VN"/>
      </w:rPr>
      <w:t>4</w:t>
    </w:r>
    <w:r>
      <w:rPr>
        <w:rFonts w:ascii="Calibri" w:hAnsi="Calibri" w:eastAsia="SimSun" w:cs="Calibri"/>
        <w:color w:val="000000"/>
        <w:sz w:val="22"/>
        <w:szCs w:val="22"/>
      </w:rPr>
      <w:t>/eProjects/</w:t>
    </w:r>
    <w:r>
      <w:rPr>
        <w:rFonts w:ascii="Calibri" w:hAnsi="Calibri" w:eastAsia="SimSun" w:cs="Calibri"/>
        <w:color w:val="000000"/>
        <w:sz w:val="22"/>
        <w:szCs w:val="22"/>
        <w:lang w:val="vi-VN"/>
      </w:rPr>
      <w:t>Design</w:t>
    </w:r>
    <w:r>
      <w:rPr>
        <w:rFonts w:ascii="Calibri" w:hAnsi="Calibri" w:eastAsia="SimSun" w:cs="Calibri"/>
        <w:color w:val="000000"/>
        <w:sz w:val="22"/>
        <w:szCs w:val="22"/>
      </w:rPr>
      <w:t>/Ver 1.0</w:t>
    </w:r>
  </w:p>
  <w:p>
    <w:pPr>
      <w:tabs>
        <w:tab w:val="center" w:pos="4153"/>
        <w:tab w:val="right" w:pos="8306"/>
      </w:tabs>
      <w:rPr>
        <w:color w:val="000000"/>
        <w:sz w:val="18"/>
        <w:szCs w:val="18"/>
        <w:lang w:val="vi-VN"/>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lang w:val="vi-VN"/>
      </w:rPr>
    </w:pPr>
    <w:r>
      <w:rPr>
        <w:rFonts w:ascii="Calibri" w:hAnsi="Calibri" w:eastAsia="SimSun" w:cs="Calibri"/>
        <w:color w:val="000000"/>
        <w:sz w:val="22"/>
        <w:szCs w:val="22"/>
      </w:rPr>
      <w:t xml:space="preserve">Form No. </w:t>
    </w:r>
    <w:r>
      <w:rPr>
        <w:rFonts w:ascii="Calibri" w:hAnsi="Calibri" w:eastAsia="SimSun" w:cs="Calibri"/>
        <w:color w:val="000000"/>
        <w:sz w:val="22"/>
        <w:szCs w:val="22"/>
        <w:lang w:val="vi-VN"/>
      </w:rPr>
      <w:t>5</w:t>
    </w:r>
    <w:r>
      <w:rPr>
        <w:rFonts w:ascii="Calibri" w:hAnsi="Calibri" w:eastAsia="SimSun" w:cs="Calibri"/>
        <w:color w:val="000000"/>
        <w:sz w:val="22"/>
        <w:szCs w:val="22"/>
      </w:rPr>
      <w:t>/eProjects/</w:t>
    </w:r>
    <w:r>
      <w:rPr>
        <w:rFonts w:ascii="Calibri" w:hAnsi="Calibri" w:eastAsia="SimSun" w:cs="Calibri"/>
        <w:color w:val="000000"/>
        <w:sz w:val="22"/>
        <w:szCs w:val="22"/>
        <w:lang w:val="vi-VN"/>
      </w:rPr>
      <w:t>Design</w:t>
    </w:r>
    <w:r>
      <w:rPr>
        <w:rFonts w:ascii="Calibri" w:hAnsi="Calibri" w:eastAsia="SimSun" w:cs="Calibri"/>
        <w:color w:val="000000"/>
        <w:sz w:val="22"/>
        <w:szCs w:val="22"/>
      </w:rPr>
      <w:t>/Ver 1.0</w:t>
    </w:r>
  </w:p>
  <w:p>
    <w:pPr>
      <w:tabs>
        <w:tab w:val="center" w:pos="4153"/>
        <w:tab w:val="right" w:pos="8306"/>
      </w:tabs>
      <w:rPr>
        <w:color w:val="000000"/>
        <w:sz w:val="18"/>
        <w:szCs w:val="18"/>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rPr>
        <w:color w:val="000000"/>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rPr>
        <w:color w:val="000000"/>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rPr>
        <w:color w:val="000000"/>
        <w:sz w:val="18"/>
        <w:szCs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rPr>
        <w:color w:val="000000"/>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096788"/>
    <w:multiLevelType w:val="singleLevel"/>
    <w:tmpl w:val="80096788"/>
    <w:lvl w:ilvl="0" w:tentative="0">
      <w:start w:val="1"/>
      <w:numFmt w:val="bullet"/>
      <w:lvlText w:val=""/>
      <w:lvlJc w:val="left"/>
      <w:pPr>
        <w:tabs>
          <w:tab w:val="left" w:pos="420"/>
        </w:tabs>
        <w:ind w:left="420" w:hanging="420"/>
      </w:pPr>
      <w:rPr>
        <w:rFonts w:hint="default" w:ascii="Wingdings" w:hAnsi="Wingdings"/>
      </w:rPr>
    </w:lvl>
  </w:abstractNum>
  <w:abstractNum w:abstractNumId="1">
    <w:nsid w:val="A06DCA29"/>
    <w:multiLevelType w:val="singleLevel"/>
    <w:tmpl w:val="A06DCA29"/>
    <w:lvl w:ilvl="0" w:tentative="0">
      <w:start w:val="1"/>
      <w:numFmt w:val="bullet"/>
      <w:lvlText w:val=""/>
      <w:lvlJc w:val="left"/>
      <w:pPr>
        <w:tabs>
          <w:tab w:val="left" w:pos="420"/>
        </w:tabs>
        <w:ind w:left="420" w:hanging="420"/>
      </w:pPr>
      <w:rPr>
        <w:rFonts w:hint="default" w:ascii="Wingdings" w:hAnsi="Wingdings"/>
      </w:rPr>
    </w:lvl>
  </w:abstractNum>
  <w:abstractNum w:abstractNumId="2">
    <w:nsid w:val="0605185A"/>
    <w:multiLevelType w:val="multilevel"/>
    <w:tmpl w:val="0605185A"/>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
    <w:nsid w:val="1A044960"/>
    <w:multiLevelType w:val="multilevel"/>
    <w:tmpl w:val="1A044960"/>
    <w:lvl w:ilvl="0" w:tentative="0">
      <w:start w:val="1"/>
      <w:numFmt w:val="bullet"/>
      <w:lvlText w:val="✧"/>
      <w:lvlJc w:val="left"/>
      <w:pPr>
        <w:ind w:left="126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4">
    <w:nsid w:val="2CF7E155"/>
    <w:multiLevelType w:val="singleLevel"/>
    <w:tmpl w:val="2CF7E155"/>
    <w:lvl w:ilvl="0" w:tentative="0">
      <w:start w:val="1"/>
      <w:numFmt w:val="upperLetter"/>
      <w:lvlText w:val="%1."/>
      <w:lvlJc w:val="left"/>
      <w:pPr>
        <w:tabs>
          <w:tab w:val="left" w:pos="312"/>
        </w:tabs>
      </w:pPr>
    </w:lvl>
  </w:abstractNum>
  <w:abstractNum w:abstractNumId="5">
    <w:nsid w:val="3CEA0FF0"/>
    <w:multiLevelType w:val="multilevel"/>
    <w:tmpl w:val="3CEA0FF0"/>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6">
    <w:nsid w:val="3E459C14"/>
    <w:multiLevelType w:val="singleLevel"/>
    <w:tmpl w:val="3E459C14"/>
    <w:lvl w:ilvl="0" w:tentative="0">
      <w:start w:val="1"/>
      <w:numFmt w:val="decimal"/>
      <w:suff w:val="space"/>
      <w:lvlText w:val="%1."/>
      <w:lvlJc w:val="left"/>
    </w:lvl>
  </w:abstractNum>
  <w:abstractNum w:abstractNumId="7">
    <w:nsid w:val="459E7193"/>
    <w:multiLevelType w:val="multilevel"/>
    <w:tmpl w:val="459E7193"/>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8">
    <w:nsid w:val="4FC878D6"/>
    <w:multiLevelType w:val="multilevel"/>
    <w:tmpl w:val="4FC878D6"/>
    <w:lvl w:ilvl="0" w:tentative="0">
      <w:start w:val="1"/>
      <w:numFmt w:val="bullet"/>
      <w:lvlText w:val="-"/>
      <w:lvlJc w:val="left"/>
      <w:pPr>
        <w:ind w:left="1620" w:hanging="360"/>
      </w:pPr>
      <w:rPr>
        <w:rFonts w:ascii="Times New Roman" w:hAnsi="Times New Roman" w:eastAsia="Times New Roman" w:cs="Times New Roman"/>
      </w:rPr>
    </w:lvl>
    <w:lvl w:ilvl="1" w:tentative="0">
      <w:start w:val="1"/>
      <w:numFmt w:val="bullet"/>
      <w:lvlText w:val="o"/>
      <w:lvlJc w:val="left"/>
      <w:pPr>
        <w:ind w:left="2340" w:hanging="360"/>
      </w:pPr>
      <w:rPr>
        <w:rFonts w:ascii="Courier New" w:hAnsi="Courier New" w:eastAsia="Courier New" w:cs="Courier New"/>
      </w:rPr>
    </w:lvl>
    <w:lvl w:ilvl="2" w:tentative="0">
      <w:start w:val="1"/>
      <w:numFmt w:val="bullet"/>
      <w:lvlText w:val="▪"/>
      <w:lvlJc w:val="left"/>
      <w:pPr>
        <w:ind w:left="3060" w:hanging="360"/>
      </w:pPr>
      <w:rPr>
        <w:rFonts w:ascii="Noto Sans Symbols" w:hAnsi="Noto Sans Symbols" w:eastAsia="Noto Sans Symbols" w:cs="Noto Sans Symbols"/>
      </w:rPr>
    </w:lvl>
    <w:lvl w:ilvl="3" w:tentative="0">
      <w:start w:val="1"/>
      <w:numFmt w:val="bullet"/>
      <w:lvlText w:val="●"/>
      <w:lvlJc w:val="left"/>
      <w:pPr>
        <w:ind w:left="3780" w:hanging="360"/>
      </w:pPr>
      <w:rPr>
        <w:rFonts w:ascii="Noto Sans Symbols" w:hAnsi="Noto Sans Symbols" w:eastAsia="Noto Sans Symbols" w:cs="Noto Sans Symbols"/>
      </w:rPr>
    </w:lvl>
    <w:lvl w:ilvl="4" w:tentative="0">
      <w:start w:val="1"/>
      <w:numFmt w:val="bullet"/>
      <w:lvlText w:val="o"/>
      <w:lvlJc w:val="left"/>
      <w:pPr>
        <w:ind w:left="4500" w:hanging="360"/>
      </w:pPr>
      <w:rPr>
        <w:rFonts w:ascii="Courier New" w:hAnsi="Courier New" w:eastAsia="Courier New" w:cs="Courier New"/>
      </w:rPr>
    </w:lvl>
    <w:lvl w:ilvl="5" w:tentative="0">
      <w:start w:val="1"/>
      <w:numFmt w:val="bullet"/>
      <w:lvlText w:val="▪"/>
      <w:lvlJc w:val="left"/>
      <w:pPr>
        <w:ind w:left="5220" w:hanging="360"/>
      </w:pPr>
      <w:rPr>
        <w:rFonts w:ascii="Noto Sans Symbols" w:hAnsi="Noto Sans Symbols" w:eastAsia="Noto Sans Symbols" w:cs="Noto Sans Symbols"/>
      </w:rPr>
    </w:lvl>
    <w:lvl w:ilvl="6" w:tentative="0">
      <w:start w:val="1"/>
      <w:numFmt w:val="bullet"/>
      <w:lvlText w:val="●"/>
      <w:lvlJc w:val="left"/>
      <w:pPr>
        <w:ind w:left="5940" w:hanging="360"/>
      </w:pPr>
      <w:rPr>
        <w:rFonts w:ascii="Noto Sans Symbols" w:hAnsi="Noto Sans Symbols" w:eastAsia="Noto Sans Symbols" w:cs="Noto Sans Symbols"/>
      </w:rPr>
    </w:lvl>
    <w:lvl w:ilvl="7" w:tentative="0">
      <w:start w:val="1"/>
      <w:numFmt w:val="bullet"/>
      <w:lvlText w:val="o"/>
      <w:lvlJc w:val="left"/>
      <w:pPr>
        <w:ind w:left="6660" w:hanging="360"/>
      </w:pPr>
      <w:rPr>
        <w:rFonts w:ascii="Courier New" w:hAnsi="Courier New" w:eastAsia="Courier New" w:cs="Courier New"/>
      </w:rPr>
    </w:lvl>
    <w:lvl w:ilvl="8" w:tentative="0">
      <w:start w:val="1"/>
      <w:numFmt w:val="bullet"/>
      <w:lvlText w:val="▪"/>
      <w:lvlJc w:val="left"/>
      <w:pPr>
        <w:ind w:left="7380" w:hanging="360"/>
      </w:pPr>
      <w:rPr>
        <w:rFonts w:ascii="Noto Sans Symbols" w:hAnsi="Noto Sans Symbols" w:eastAsia="Noto Sans Symbols" w:cs="Noto Sans Symbols"/>
      </w:rPr>
    </w:lvl>
  </w:abstractNum>
  <w:abstractNum w:abstractNumId="9">
    <w:nsid w:val="56C50300"/>
    <w:multiLevelType w:val="multilevel"/>
    <w:tmpl w:val="56C50300"/>
    <w:lvl w:ilvl="0" w:tentative="0">
      <w:start w:val="1"/>
      <w:numFmt w:val="bullet"/>
      <w:lvlText w:val="✧"/>
      <w:lvlJc w:val="left"/>
      <w:pPr>
        <w:ind w:left="126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0">
    <w:nsid w:val="58BE3735"/>
    <w:multiLevelType w:val="multilevel"/>
    <w:tmpl w:val="58BE3735"/>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1">
    <w:nsid w:val="683C1F69"/>
    <w:multiLevelType w:val="multilevel"/>
    <w:tmpl w:val="683C1F69"/>
    <w:lvl w:ilvl="0" w:tentative="0">
      <w:start w:val="1"/>
      <w:numFmt w:val="bullet"/>
      <w:lvlText w:val="■"/>
      <w:lvlJc w:val="left"/>
      <w:pPr>
        <w:ind w:left="84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2">
    <w:nsid w:val="6FFA1C8F"/>
    <w:multiLevelType w:val="multilevel"/>
    <w:tmpl w:val="6FFA1C8F"/>
    <w:lvl w:ilvl="0" w:tentative="0">
      <w:start w:val="1"/>
      <w:numFmt w:val="bullet"/>
      <w:lvlText w:val="✧"/>
      <w:lvlJc w:val="left"/>
      <w:pPr>
        <w:ind w:left="126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3">
    <w:nsid w:val="799B71CF"/>
    <w:multiLevelType w:val="multilevel"/>
    <w:tmpl w:val="799B71CF"/>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6"/>
  </w:num>
  <w:num w:numId="2">
    <w:abstractNumId w:val="7"/>
  </w:num>
  <w:num w:numId="3">
    <w:abstractNumId w:val="11"/>
  </w:num>
  <w:num w:numId="4">
    <w:abstractNumId w:val="12"/>
  </w:num>
  <w:num w:numId="5">
    <w:abstractNumId w:val="8"/>
  </w:num>
  <w:num w:numId="6">
    <w:abstractNumId w:val="3"/>
  </w:num>
  <w:num w:numId="7">
    <w:abstractNumId w:val="9"/>
  </w:num>
  <w:num w:numId="8">
    <w:abstractNumId w:val="5"/>
  </w:num>
  <w:num w:numId="9">
    <w:abstractNumId w:val="13"/>
  </w:num>
  <w:num w:numId="10">
    <w:abstractNumId w:val="10"/>
  </w:num>
  <w:num w:numId="11">
    <w:abstractNumId w:val="2"/>
  </w:num>
  <w:num w:numId="12">
    <w:abstractNumId w:val="4"/>
  </w:num>
  <w:num w:numId="13">
    <w:abstractNumId w:val="0"/>
  </w:num>
  <w:num w:numId="1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oc Dinh">
    <w15:presenceInfo w15:providerId="Windows Live" w15:userId="85d4f23761b6fb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186"/>
    <w:rsid w:val="00003970"/>
    <w:rsid w:val="00061DB4"/>
    <w:rsid w:val="00072104"/>
    <w:rsid w:val="000A1A8A"/>
    <w:rsid w:val="000A5D45"/>
    <w:rsid w:val="000B1550"/>
    <w:rsid w:val="000B41A1"/>
    <w:rsid w:val="000C17F6"/>
    <w:rsid w:val="000D2D0B"/>
    <w:rsid w:val="000E0697"/>
    <w:rsid w:val="000E1294"/>
    <w:rsid w:val="000F14AF"/>
    <w:rsid w:val="000F384F"/>
    <w:rsid w:val="00123312"/>
    <w:rsid w:val="00126E3B"/>
    <w:rsid w:val="00130337"/>
    <w:rsid w:val="00134762"/>
    <w:rsid w:val="001526E0"/>
    <w:rsid w:val="001631D7"/>
    <w:rsid w:val="00163BB1"/>
    <w:rsid w:val="00164EBD"/>
    <w:rsid w:val="00180701"/>
    <w:rsid w:val="00185F35"/>
    <w:rsid w:val="001A22ED"/>
    <w:rsid w:val="001A6301"/>
    <w:rsid w:val="001C12B0"/>
    <w:rsid w:val="001E283A"/>
    <w:rsid w:val="00235312"/>
    <w:rsid w:val="002516BF"/>
    <w:rsid w:val="0025797E"/>
    <w:rsid w:val="00283DEC"/>
    <w:rsid w:val="002A78AB"/>
    <w:rsid w:val="002B314C"/>
    <w:rsid w:val="002E26C5"/>
    <w:rsid w:val="002F1E23"/>
    <w:rsid w:val="003011F4"/>
    <w:rsid w:val="00305541"/>
    <w:rsid w:val="00361593"/>
    <w:rsid w:val="003640AC"/>
    <w:rsid w:val="003725BD"/>
    <w:rsid w:val="00381B5C"/>
    <w:rsid w:val="0038714F"/>
    <w:rsid w:val="003B5E8F"/>
    <w:rsid w:val="003C1868"/>
    <w:rsid w:val="003F3BCE"/>
    <w:rsid w:val="0040317E"/>
    <w:rsid w:val="00424785"/>
    <w:rsid w:val="00424AC5"/>
    <w:rsid w:val="00431AE6"/>
    <w:rsid w:val="00451FE9"/>
    <w:rsid w:val="00456969"/>
    <w:rsid w:val="004576AC"/>
    <w:rsid w:val="00482BFA"/>
    <w:rsid w:val="004908E4"/>
    <w:rsid w:val="0049356B"/>
    <w:rsid w:val="004C644C"/>
    <w:rsid w:val="004C7A20"/>
    <w:rsid w:val="004D0C2E"/>
    <w:rsid w:val="004D359C"/>
    <w:rsid w:val="004E3672"/>
    <w:rsid w:val="0051502A"/>
    <w:rsid w:val="0054087B"/>
    <w:rsid w:val="00546918"/>
    <w:rsid w:val="00553447"/>
    <w:rsid w:val="00557760"/>
    <w:rsid w:val="005670E8"/>
    <w:rsid w:val="0057360C"/>
    <w:rsid w:val="00573670"/>
    <w:rsid w:val="00577EB9"/>
    <w:rsid w:val="00585FD0"/>
    <w:rsid w:val="00592963"/>
    <w:rsid w:val="005939F9"/>
    <w:rsid w:val="005B0EF8"/>
    <w:rsid w:val="005B3F88"/>
    <w:rsid w:val="005C219D"/>
    <w:rsid w:val="005E4CC6"/>
    <w:rsid w:val="00621AEA"/>
    <w:rsid w:val="00630CCB"/>
    <w:rsid w:val="00643D94"/>
    <w:rsid w:val="00695574"/>
    <w:rsid w:val="006C4B2A"/>
    <w:rsid w:val="006C75E6"/>
    <w:rsid w:val="00701732"/>
    <w:rsid w:val="007069CB"/>
    <w:rsid w:val="00754443"/>
    <w:rsid w:val="007629E4"/>
    <w:rsid w:val="007705C1"/>
    <w:rsid w:val="00782F7C"/>
    <w:rsid w:val="0078476E"/>
    <w:rsid w:val="0078708E"/>
    <w:rsid w:val="007A5574"/>
    <w:rsid w:val="007C2FC0"/>
    <w:rsid w:val="007C7D91"/>
    <w:rsid w:val="007D0F01"/>
    <w:rsid w:val="00801225"/>
    <w:rsid w:val="0081231E"/>
    <w:rsid w:val="008202EB"/>
    <w:rsid w:val="008531EC"/>
    <w:rsid w:val="0087123C"/>
    <w:rsid w:val="00883A03"/>
    <w:rsid w:val="00890742"/>
    <w:rsid w:val="008A34F9"/>
    <w:rsid w:val="008A5EAC"/>
    <w:rsid w:val="00907ABA"/>
    <w:rsid w:val="00922DAA"/>
    <w:rsid w:val="00930360"/>
    <w:rsid w:val="00931D15"/>
    <w:rsid w:val="00943D1C"/>
    <w:rsid w:val="00975785"/>
    <w:rsid w:val="009913E5"/>
    <w:rsid w:val="00997A0A"/>
    <w:rsid w:val="009B7EFA"/>
    <w:rsid w:val="009C2A29"/>
    <w:rsid w:val="009F24BC"/>
    <w:rsid w:val="009F3FFA"/>
    <w:rsid w:val="00A26DE1"/>
    <w:rsid w:val="00A36B9D"/>
    <w:rsid w:val="00A576EF"/>
    <w:rsid w:val="00A66C5B"/>
    <w:rsid w:val="00A70631"/>
    <w:rsid w:val="00AA3181"/>
    <w:rsid w:val="00AB14B0"/>
    <w:rsid w:val="00AC63FE"/>
    <w:rsid w:val="00AE06FA"/>
    <w:rsid w:val="00AE0F16"/>
    <w:rsid w:val="00AE7A90"/>
    <w:rsid w:val="00B0447A"/>
    <w:rsid w:val="00B33C15"/>
    <w:rsid w:val="00B4468B"/>
    <w:rsid w:val="00B67502"/>
    <w:rsid w:val="00B7594A"/>
    <w:rsid w:val="00B84986"/>
    <w:rsid w:val="00BB2390"/>
    <w:rsid w:val="00BB77C6"/>
    <w:rsid w:val="00BC36A8"/>
    <w:rsid w:val="00BE153B"/>
    <w:rsid w:val="00BF42B6"/>
    <w:rsid w:val="00C00901"/>
    <w:rsid w:val="00C4383C"/>
    <w:rsid w:val="00C5187D"/>
    <w:rsid w:val="00C567A5"/>
    <w:rsid w:val="00C748F0"/>
    <w:rsid w:val="00C91C13"/>
    <w:rsid w:val="00CA2291"/>
    <w:rsid w:val="00CB7D31"/>
    <w:rsid w:val="00CC4F53"/>
    <w:rsid w:val="00CC6D8D"/>
    <w:rsid w:val="00CE32A2"/>
    <w:rsid w:val="00D111A6"/>
    <w:rsid w:val="00D1539D"/>
    <w:rsid w:val="00D23200"/>
    <w:rsid w:val="00D31698"/>
    <w:rsid w:val="00D423F9"/>
    <w:rsid w:val="00D47E2C"/>
    <w:rsid w:val="00D5643E"/>
    <w:rsid w:val="00D83B04"/>
    <w:rsid w:val="00DE262C"/>
    <w:rsid w:val="00DF43F5"/>
    <w:rsid w:val="00DF6860"/>
    <w:rsid w:val="00E83B86"/>
    <w:rsid w:val="00E914DE"/>
    <w:rsid w:val="00E93983"/>
    <w:rsid w:val="00E94641"/>
    <w:rsid w:val="00EA7023"/>
    <w:rsid w:val="00EB4104"/>
    <w:rsid w:val="00EC2E8F"/>
    <w:rsid w:val="00EC37D4"/>
    <w:rsid w:val="00EC5DD3"/>
    <w:rsid w:val="00EE0186"/>
    <w:rsid w:val="00EE533F"/>
    <w:rsid w:val="00F05D94"/>
    <w:rsid w:val="00F16666"/>
    <w:rsid w:val="00F2225C"/>
    <w:rsid w:val="00F339B3"/>
    <w:rsid w:val="00F450AC"/>
    <w:rsid w:val="00F45EF0"/>
    <w:rsid w:val="00F50395"/>
    <w:rsid w:val="00F604FD"/>
    <w:rsid w:val="00F66B62"/>
    <w:rsid w:val="00F70390"/>
    <w:rsid w:val="00F753DA"/>
    <w:rsid w:val="00F9590D"/>
    <w:rsid w:val="00FA4DE4"/>
    <w:rsid w:val="00FC1A5F"/>
    <w:rsid w:val="00FC3CCC"/>
    <w:rsid w:val="00FE01D9"/>
    <w:rsid w:val="00FE123C"/>
    <w:rsid w:val="00FF129C"/>
    <w:rsid w:val="00FF3F64"/>
    <w:rsid w:val="0C6849D7"/>
    <w:rsid w:val="10F63064"/>
    <w:rsid w:val="1BD50AD5"/>
    <w:rsid w:val="29611070"/>
    <w:rsid w:val="29BE3608"/>
    <w:rsid w:val="45154265"/>
    <w:rsid w:val="5E1E4379"/>
    <w:rsid w:val="5E4D1056"/>
    <w:rsid w:val="7E664DE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nhideWhenUsed="0" w:uiPriority="99"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Theme="minorHAnsi" w:cstheme="minorBidi"/>
      <w:sz w:val="24"/>
      <w:szCs w:val="22"/>
      <w:lang w:val="en-US" w:eastAsia="en-US" w:bidi="ar-SA"/>
    </w:rPr>
  </w:style>
  <w:style w:type="paragraph" w:styleId="2">
    <w:name w:val="heading 1"/>
    <w:basedOn w:val="1"/>
    <w:next w:val="1"/>
    <w:link w:val="24"/>
    <w:qFormat/>
    <w:uiPriority w:val="9"/>
    <w:pPr>
      <w:keepNext/>
      <w:keepLines/>
      <w:spacing w:before="480" w:after="120"/>
      <w:outlineLvl w:val="0"/>
    </w:pPr>
    <w:rPr>
      <w:rFonts w:eastAsia="Times New Roman" w:cs="Times New Roman"/>
      <w:b/>
      <w:sz w:val="48"/>
      <w:szCs w:val="48"/>
      <w:lang w:eastAsia="vi-VN"/>
    </w:rPr>
  </w:style>
  <w:style w:type="paragraph" w:styleId="3">
    <w:name w:val="heading 2"/>
    <w:basedOn w:val="1"/>
    <w:next w:val="1"/>
    <w:link w:val="25"/>
    <w:semiHidden/>
    <w:unhideWhenUsed/>
    <w:qFormat/>
    <w:uiPriority w:val="9"/>
    <w:pPr>
      <w:keepNext/>
      <w:keepLines/>
      <w:spacing w:before="360" w:after="80"/>
      <w:outlineLvl w:val="1"/>
    </w:pPr>
    <w:rPr>
      <w:rFonts w:eastAsia="Times New Roman" w:cs="Times New Roman"/>
      <w:b/>
      <w:sz w:val="36"/>
      <w:szCs w:val="36"/>
      <w:lang w:eastAsia="vi-VN"/>
    </w:rPr>
  </w:style>
  <w:style w:type="paragraph" w:styleId="4">
    <w:name w:val="heading 3"/>
    <w:basedOn w:val="1"/>
    <w:next w:val="1"/>
    <w:link w:val="26"/>
    <w:semiHidden/>
    <w:unhideWhenUsed/>
    <w:qFormat/>
    <w:uiPriority w:val="9"/>
    <w:pPr>
      <w:keepNext/>
      <w:keepLines/>
      <w:spacing w:before="280" w:after="80"/>
      <w:outlineLvl w:val="2"/>
    </w:pPr>
    <w:rPr>
      <w:rFonts w:eastAsia="Times New Roman" w:cs="Times New Roman"/>
      <w:b/>
      <w:sz w:val="28"/>
      <w:szCs w:val="28"/>
      <w:lang w:eastAsia="vi-VN"/>
    </w:rPr>
  </w:style>
  <w:style w:type="paragraph" w:styleId="5">
    <w:name w:val="heading 4"/>
    <w:basedOn w:val="1"/>
    <w:next w:val="1"/>
    <w:link w:val="27"/>
    <w:semiHidden/>
    <w:unhideWhenUsed/>
    <w:qFormat/>
    <w:uiPriority w:val="9"/>
    <w:pPr>
      <w:keepNext/>
      <w:keepLines/>
      <w:spacing w:before="240" w:after="40"/>
      <w:outlineLvl w:val="3"/>
    </w:pPr>
    <w:rPr>
      <w:rFonts w:eastAsia="Times New Roman" w:cs="Times New Roman"/>
      <w:b/>
      <w:szCs w:val="24"/>
      <w:lang w:eastAsia="vi-VN"/>
    </w:rPr>
  </w:style>
  <w:style w:type="paragraph" w:styleId="6">
    <w:name w:val="heading 5"/>
    <w:basedOn w:val="1"/>
    <w:next w:val="1"/>
    <w:link w:val="28"/>
    <w:semiHidden/>
    <w:unhideWhenUsed/>
    <w:qFormat/>
    <w:uiPriority w:val="9"/>
    <w:pPr>
      <w:keepNext/>
      <w:keepLines/>
      <w:spacing w:before="220" w:after="40"/>
      <w:outlineLvl w:val="4"/>
    </w:pPr>
    <w:rPr>
      <w:rFonts w:eastAsia="Times New Roman" w:cs="Times New Roman"/>
      <w:b/>
      <w:sz w:val="22"/>
      <w:lang w:eastAsia="vi-VN"/>
    </w:rPr>
  </w:style>
  <w:style w:type="paragraph" w:styleId="7">
    <w:name w:val="heading 6"/>
    <w:basedOn w:val="1"/>
    <w:next w:val="1"/>
    <w:link w:val="29"/>
    <w:semiHidden/>
    <w:unhideWhenUsed/>
    <w:qFormat/>
    <w:uiPriority w:val="9"/>
    <w:pPr>
      <w:keepNext/>
      <w:keepLines/>
      <w:spacing w:before="200" w:after="40"/>
      <w:outlineLvl w:val="5"/>
    </w:pPr>
    <w:rPr>
      <w:rFonts w:eastAsia="Times New Roman" w:cs="Times New Roman"/>
      <w:b/>
      <w:sz w:val="20"/>
      <w:szCs w:val="20"/>
      <w:lang w:eastAsia="vi-VN"/>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annotation reference"/>
    <w:basedOn w:val="8"/>
    <w:semiHidden/>
    <w:unhideWhenUsed/>
    <w:qFormat/>
    <w:uiPriority w:val="99"/>
    <w:rPr>
      <w:sz w:val="16"/>
      <w:szCs w:val="16"/>
    </w:rPr>
  </w:style>
  <w:style w:type="paragraph" w:styleId="11">
    <w:name w:val="annotation text"/>
    <w:basedOn w:val="1"/>
    <w:link w:val="32"/>
    <w:semiHidden/>
    <w:unhideWhenUsed/>
    <w:qFormat/>
    <w:uiPriority w:val="99"/>
    <w:pPr>
      <w:spacing w:line="240" w:lineRule="auto"/>
    </w:pPr>
    <w:rPr>
      <w:rFonts w:eastAsia="Times New Roman" w:cs="Times New Roman"/>
      <w:sz w:val="20"/>
      <w:szCs w:val="20"/>
      <w:lang w:eastAsia="vi-VN"/>
    </w:rPr>
  </w:style>
  <w:style w:type="paragraph" w:styleId="12">
    <w:name w:val="annotation subject"/>
    <w:basedOn w:val="11"/>
    <w:next w:val="11"/>
    <w:link w:val="34"/>
    <w:semiHidden/>
    <w:unhideWhenUsed/>
    <w:qFormat/>
    <w:uiPriority w:val="99"/>
    <w:rPr>
      <w:rFonts w:eastAsiaTheme="minorHAnsi" w:cstheme="minorBidi"/>
      <w:b/>
      <w:bCs/>
      <w:lang w:eastAsia="en-US"/>
    </w:rPr>
  </w:style>
  <w:style w:type="paragraph" w:styleId="13">
    <w:name w:val="footer"/>
    <w:basedOn w:val="1"/>
    <w:link w:val="21"/>
    <w:qFormat/>
    <w:uiPriority w:val="0"/>
    <w:pPr>
      <w:tabs>
        <w:tab w:val="center" w:pos="4153"/>
        <w:tab w:val="right" w:pos="8306"/>
      </w:tabs>
      <w:snapToGrid w:val="0"/>
    </w:pPr>
    <w:rPr>
      <w:sz w:val="18"/>
      <w:szCs w:val="18"/>
    </w:rPr>
  </w:style>
  <w:style w:type="paragraph" w:styleId="14">
    <w:name w:val="header"/>
    <w:basedOn w:val="1"/>
    <w:link w:val="20"/>
    <w:qFormat/>
    <w:uiPriority w:val="99"/>
    <w:pPr>
      <w:tabs>
        <w:tab w:val="center" w:pos="4153"/>
        <w:tab w:val="right" w:pos="8306"/>
      </w:tabs>
      <w:snapToGrid w:val="0"/>
    </w:pPr>
    <w:rPr>
      <w:sz w:val="18"/>
      <w:szCs w:val="18"/>
    </w:rPr>
  </w:style>
  <w:style w:type="paragraph" w:styleId="15">
    <w:name w:val="Normal (Web)"/>
    <w:basedOn w:val="1"/>
    <w:unhideWhenUsed/>
    <w:qFormat/>
    <w:uiPriority w:val="0"/>
    <w:pPr>
      <w:spacing w:before="100" w:beforeAutospacing="1" w:after="100" w:afterAutospacing="1" w:line="240" w:lineRule="auto"/>
    </w:pPr>
    <w:rPr>
      <w:rFonts w:eastAsia="Times New Roman" w:cs="Times New Roman"/>
      <w:szCs w:val="24"/>
      <w:lang w:val="vi-VN" w:eastAsia="vi-VN"/>
    </w:rPr>
  </w:style>
  <w:style w:type="paragraph" w:styleId="16">
    <w:name w:val="Subtitle"/>
    <w:basedOn w:val="1"/>
    <w:next w:val="1"/>
    <w:link w:val="31"/>
    <w:qFormat/>
    <w:uiPriority w:val="11"/>
    <w:pPr>
      <w:keepNext/>
      <w:keepLines/>
      <w:spacing w:before="360" w:after="80"/>
    </w:pPr>
    <w:rPr>
      <w:rFonts w:ascii="Georgia" w:hAnsi="Georgia" w:eastAsia="Georgia" w:cs="Georgia"/>
      <w:i/>
      <w:color w:val="666666"/>
      <w:sz w:val="48"/>
      <w:szCs w:val="48"/>
      <w:lang w:eastAsia="vi-VN"/>
    </w:rPr>
  </w:style>
  <w:style w:type="table" w:styleId="17">
    <w:name w:val="Table Grid"/>
    <w:basedOn w:val="9"/>
    <w:qFormat/>
    <w:uiPriority w:val="59"/>
    <w:rPr>
      <w:rFonts w:ascii="Times New Roman" w:hAnsi="Times New Roman" w:eastAsia="SimSu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link w:val="30"/>
    <w:qFormat/>
    <w:uiPriority w:val="10"/>
    <w:pPr>
      <w:keepNext/>
      <w:keepLines/>
      <w:spacing w:before="480" w:after="120"/>
    </w:pPr>
    <w:rPr>
      <w:rFonts w:eastAsia="Times New Roman" w:cs="Times New Roman"/>
      <w:b/>
      <w:sz w:val="72"/>
      <w:szCs w:val="72"/>
      <w:lang w:eastAsia="vi-VN"/>
    </w:rPr>
  </w:style>
  <w:style w:type="character" w:customStyle="1" w:styleId="19">
    <w:name w:val="apple-tab-span"/>
    <w:basedOn w:val="8"/>
    <w:qFormat/>
    <w:uiPriority w:val="0"/>
  </w:style>
  <w:style w:type="character" w:customStyle="1" w:styleId="20">
    <w:name w:val="Header Char"/>
    <w:basedOn w:val="8"/>
    <w:link w:val="14"/>
    <w:qFormat/>
    <w:uiPriority w:val="99"/>
    <w:rPr>
      <w:rFonts w:ascii="Times New Roman" w:hAnsi="Times New Roman"/>
      <w:sz w:val="18"/>
      <w:szCs w:val="18"/>
      <w:lang w:val="en-US"/>
      <w14:ligatures w14:val="none"/>
    </w:rPr>
  </w:style>
  <w:style w:type="character" w:customStyle="1" w:styleId="21">
    <w:name w:val="Footer Char"/>
    <w:basedOn w:val="8"/>
    <w:link w:val="13"/>
    <w:qFormat/>
    <w:uiPriority w:val="0"/>
    <w:rPr>
      <w:rFonts w:ascii="Times New Roman" w:hAnsi="Times New Roman"/>
      <w:sz w:val="18"/>
      <w:szCs w:val="18"/>
      <w:lang w:val="en-US"/>
      <w14:ligatures w14:val="none"/>
    </w:rPr>
  </w:style>
  <w:style w:type="table" w:customStyle="1" w:styleId="22">
    <w:name w:val="_Style 49"/>
    <w:basedOn w:val="9"/>
    <w:qFormat/>
    <w:uiPriority w:val="0"/>
    <w:rPr>
      <w:rFonts w:ascii="Times New Roman" w:hAnsi="Times New Roman" w:eastAsia="SimSun" w:cs="Times New Roman"/>
    </w:rPr>
  </w:style>
  <w:style w:type="paragraph" w:styleId="23">
    <w:name w:val="List Paragraph"/>
    <w:basedOn w:val="1"/>
    <w:qFormat/>
    <w:uiPriority w:val="34"/>
    <w:pPr>
      <w:ind w:left="720"/>
      <w:contextualSpacing/>
    </w:pPr>
  </w:style>
  <w:style w:type="character" w:customStyle="1" w:styleId="24">
    <w:name w:val="Heading 1 Char"/>
    <w:basedOn w:val="8"/>
    <w:link w:val="2"/>
    <w:qFormat/>
    <w:uiPriority w:val="9"/>
    <w:rPr>
      <w:rFonts w:ascii="Times New Roman" w:hAnsi="Times New Roman" w:eastAsia="Times New Roman" w:cs="Times New Roman"/>
      <w:b/>
      <w:sz w:val="48"/>
      <w:szCs w:val="48"/>
      <w:lang w:val="en-US" w:eastAsia="vi-VN"/>
      <w14:ligatures w14:val="none"/>
    </w:rPr>
  </w:style>
  <w:style w:type="character" w:customStyle="1" w:styleId="25">
    <w:name w:val="Heading 2 Char"/>
    <w:basedOn w:val="8"/>
    <w:link w:val="3"/>
    <w:semiHidden/>
    <w:qFormat/>
    <w:uiPriority w:val="9"/>
    <w:rPr>
      <w:rFonts w:ascii="Times New Roman" w:hAnsi="Times New Roman" w:eastAsia="Times New Roman" w:cs="Times New Roman"/>
      <w:b/>
      <w:sz w:val="36"/>
      <w:szCs w:val="36"/>
      <w:lang w:val="en-US" w:eastAsia="vi-VN"/>
      <w14:ligatures w14:val="none"/>
    </w:rPr>
  </w:style>
  <w:style w:type="character" w:customStyle="1" w:styleId="26">
    <w:name w:val="Heading 3 Char"/>
    <w:basedOn w:val="8"/>
    <w:link w:val="4"/>
    <w:semiHidden/>
    <w:qFormat/>
    <w:uiPriority w:val="9"/>
    <w:rPr>
      <w:rFonts w:ascii="Times New Roman" w:hAnsi="Times New Roman" w:eastAsia="Times New Roman" w:cs="Times New Roman"/>
      <w:b/>
      <w:sz w:val="28"/>
      <w:szCs w:val="28"/>
      <w:lang w:val="en-US" w:eastAsia="vi-VN"/>
      <w14:ligatures w14:val="none"/>
    </w:rPr>
  </w:style>
  <w:style w:type="character" w:customStyle="1" w:styleId="27">
    <w:name w:val="Heading 4 Char"/>
    <w:basedOn w:val="8"/>
    <w:link w:val="5"/>
    <w:semiHidden/>
    <w:qFormat/>
    <w:uiPriority w:val="9"/>
    <w:rPr>
      <w:rFonts w:ascii="Times New Roman" w:hAnsi="Times New Roman" w:eastAsia="Times New Roman" w:cs="Times New Roman"/>
      <w:b/>
      <w:sz w:val="24"/>
      <w:szCs w:val="24"/>
      <w:lang w:val="en-US" w:eastAsia="vi-VN"/>
      <w14:ligatures w14:val="none"/>
    </w:rPr>
  </w:style>
  <w:style w:type="character" w:customStyle="1" w:styleId="28">
    <w:name w:val="Heading 5 Char"/>
    <w:basedOn w:val="8"/>
    <w:link w:val="6"/>
    <w:semiHidden/>
    <w:qFormat/>
    <w:uiPriority w:val="9"/>
    <w:rPr>
      <w:rFonts w:ascii="Times New Roman" w:hAnsi="Times New Roman" w:eastAsia="Times New Roman" w:cs="Times New Roman"/>
      <w:b/>
      <w:lang w:val="en-US" w:eastAsia="vi-VN"/>
      <w14:ligatures w14:val="none"/>
    </w:rPr>
  </w:style>
  <w:style w:type="character" w:customStyle="1" w:styleId="29">
    <w:name w:val="Heading 6 Char"/>
    <w:basedOn w:val="8"/>
    <w:link w:val="7"/>
    <w:semiHidden/>
    <w:qFormat/>
    <w:uiPriority w:val="9"/>
    <w:rPr>
      <w:rFonts w:ascii="Times New Roman" w:hAnsi="Times New Roman" w:eastAsia="Times New Roman" w:cs="Times New Roman"/>
      <w:b/>
      <w:sz w:val="20"/>
      <w:szCs w:val="20"/>
      <w:lang w:val="en-US" w:eastAsia="vi-VN"/>
      <w14:ligatures w14:val="none"/>
    </w:rPr>
  </w:style>
  <w:style w:type="character" w:customStyle="1" w:styleId="30">
    <w:name w:val="Title Char"/>
    <w:basedOn w:val="8"/>
    <w:link w:val="18"/>
    <w:qFormat/>
    <w:uiPriority w:val="10"/>
    <w:rPr>
      <w:rFonts w:ascii="Times New Roman" w:hAnsi="Times New Roman" w:eastAsia="Times New Roman" w:cs="Times New Roman"/>
      <w:b/>
      <w:sz w:val="72"/>
      <w:szCs w:val="72"/>
      <w:lang w:val="en-US" w:eastAsia="vi-VN"/>
      <w14:ligatures w14:val="none"/>
    </w:rPr>
  </w:style>
  <w:style w:type="character" w:customStyle="1" w:styleId="31">
    <w:name w:val="Subtitle Char"/>
    <w:basedOn w:val="8"/>
    <w:link w:val="16"/>
    <w:qFormat/>
    <w:uiPriority w:val="11"/>
    <w:rPr>
      <w:rFonts w:ascii="Georgia" w:hAnsi="Georgia" w:eastAsia="Georgia" w:cs="Georgia"/>
      <w:i/>
      <w:color w:val="666666"/>
      <w:sz w:val="48"/>
      <w:szCs w:val="48"/>
      <w:lang w:val="en-US" w:eastAsia="vi-VN"/>
      <w14:ligatures w14:val="none"/>
    </w:rPr>
  </w:style>
  <w:style w:type="character" w:customStyle="1" w:styleId="32">
    <w:name w:val="Comment Text Char"/>
    <w:basedOn w:val="8"/>
    <w:link w:val="11"/>
    <w:semiHidden/>
    <w:qFormat/>
    <w:uiPriority w:val="99"/>
    <w:rPr>
      <w:rFonts w:ascii="Times New Roman" w:hAnsi="Times New Roman" w:eastAsia="Times New Roman" w:cs="Times New Roman"/>
      <w:sz w:val="20"/>
      <w:szCs w:val="20"/>
      <w:lang w:val="en-US" w:eastAsia="vi-VN"/>
      <w14:ligatures w14:val="none"/>
    </w:rPr>
  </w:style>
  <w:style w:type="table" w:customStyle="1" w:styleId="33">
    <w:name w:val="_Style 180"/>
    <w:basedOn w:val="9"/>
    <w:qFormat/>
    <w:uiPriority w:val="0"/>
    <w:rPr>
      <w:rFonts w:ascii="Times New Roman" w:hAnsi="Times New Roman" w:eastAsia="SimSun" w:cs="Times New Roman"/>
      <w:color w:val="000000"/>
      <w:sz w:val="26"/>
      <w:szCs w:val="26"/>
    </w:rPr>
    <w:tcPr>
      <w:shd w:val="clear" w:color="auto" w:fill="auto"/>
    </w:tcPr>
  </w:style>
  <w:style w:type="character" w:customStyle="1" w:styleId="34">
    <w:name w:val="Comment Subject Char"/>
    <w:basedOn w:val="32"/>
    <w:link w:val="12"/>
    <w:semiHidden/>
    <w:uiPriority w:val="99"/>
    <w:rPr>
      <w:rFonts w:ascii="Times New Roman" w:hAnsi="Times New Roman" w:eastAsia="Times New Roman" w:cs="Times New Roman"/>
      <w:b/>
      <w:bCs/>
      <w:sz w:val="20"/>
      <w:szCs w:val="20"/>
      <w:lang w:val="en-US" w:eastAsia="vi-VN"/>
      <w14:ligatures w14: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header" Target="header1.xml"/><Relationship Id="rId63" Type="http://schemas.microsoft.com/office/2011/relationships/people" Target="people.xml"/><Relationship Id="rId62" Type="http://schemas.openxmlformats.org/officeDocument/2006/relationships/fontTable" Target="fontTable.xml"/><Relationship Id="rId61" Type="http://schemas.openxmlformats.org/officeDocument/2006/relationships/customXml" Target="../customXml/item1.xml"/><Relationship Id="rId60" Type="http://schemas.openxmlformats.org/officeDocument/2006/relationships/numbering" Target="numbering.xml"/><Relationship Id="rId6" Type="http://schemas.openxmlformats.org/officeDocument/2006/relationships/footer" Target="footer2.xml"/><Relationship Id="rId59" Type="http://schemas.openxmlformats.org/officeDocument/2006/relationships/image" Target="media/image35.jpeg"/><Relationship Id="rId58" Type="http://schemas.openxmlformats.org/officeDocument/2006/relationships/image" Target="media/image34.jpe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jpeg"/><Relationship Id="rId50" Type="http://schemas.openxmlformats.org/officeDocument/2006/relationships/image" Target="media/image26.jpeg"/><Relationship Id="rId5" Type="http://schemas.openxmlformats.org/officeDocument/2006/relationships/footer" Target="footer1.xml"/><Relationship Id="rId49" Type="http://schemas.openxmlformats.org/officeDocument/2006/relationships/image" Target="media/image25.jpeg"/><Relationship Id="rId48" Type="http://schemas.openxmlformats.org/officeDocument/2006/relationships/image" Target="media/image24.jpeg"/><Relationship Id="rId47" Type="http://schemas.openxmlformats.org/officeDocument/2006/relationships/image" Target="media/image23.jpeg"/><Relationship Id="rId46" Type="http://schemas.openxmlformats.org/officeDocument/2006/relationships/image" Target="media/image22.jpeg"/><Relationship Id="rId45" Type="http://schemas.openxmlformats.org/officeDocument/2006/relationships/image" Target="media/image21.jpeg"/><Relationship Id="rId44" Type="http://schemas.openxmlformats.org/officeDocument/2006/relationships/image" Target="media/image20.jpeg"/><Relationship Id="rId43" Type="http://schemas.openxmlformats.org/officeDocument/2006/relationships/image" Target="media/image19.jpeg"/><Relationship Id="rId42" Type="http://schemas.openxmlformats.org/officeDocument/2006/relationships/image" Target="media/image18.jpeg"/><Relationship Id="rId41" Type="http://schemas.openxmlformats.org/officeDocument/2006/relationships/image" Target="media/image17.jpeg"/><Relationship Id="rId40" Type="http://schemas.openxmlformats.org/officeDocument/2006/relationships/image" Target="media/image16.jpeg"/><Relationship Id="rId4" Type="http://schemas.openxmlformats.org/officeDocument/2006/relationships/endnotes" Target="endnotes.xml"/><Relationship Id="rId39" Type="http://schemas.openxmlformats.org/officeDocument/2006/relationships/image" Target="media/image15.jpeg"/><Relationship Id="rId38" Type="http://schemas.openxmlformats.org/officeDocument/2006/relationships/image" Target="media/image14.jpeg"/><Relationship Id="rId37" Type="http://schemas.openxmlformats.org/officeDocument/2006/relationships/image" Target="media/image13.jpeg"/><Relationship Id="rId36" Type="http://schemas.openxmlformats.org/officeDocument/2006/relationships/image" Target="media/image12.jpeg"/><Relationship Id="rId35" Type="http://schemas.openxmlformats.org/officeDocument/2006/relationships/image" Target="media/image11.jpeg"/><Relationship Id="rId34" Type="http://schemas.openxmlformats.org/officeDocument/2006/relationships/image" Target="media/image10.jpeg"/><Relationship Id="rId33" Type="http://schemas.openxmlformats.org/officeDocument/2006/relationships/image" Target="media/image9.jpeg"/><Relationship Id="rId32" Type="http://schemas.openxmlformats.org/officeDocument/2006/relationships/image" Target="media/image8.jpeg"/><Relationship Id="rId31" Type="http://schemas.openxmlformats.org/officeDocument/2006/relationships/image" Target="media/image7.jpeg"/><Relationship Id="rId30" Type="http://schemas.openxmlformats.org/officeDocument/2006/relationships/image" Target="media/image6.jpeg"/><Relationship Id="rId3" Type="http://schemas.openxmlformats.org/officeDocument/2006/relationships/footnotes" Target="footnotes.xml"/><Relationship Id="rId29" Type="http://schemas.openxmlformats.org/officeDocument/2006/relationships/image" Target="media/image5.jpeg"/><Relationship Id="rId28" Type="http://schemas.openxmlformats.org/officeDocument/2006/relationships/image" Target="media/image4.jpe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footer" Target="footer15.xml"/><Relationship Id="rId22" Type="http://schemas.openxmlformats.org/officeDocument/2006/relationships/footer" Target="footer14.xml"/><Relationship Id="rId21" Type="http://schemas.openxmlformats.org/officeDocument/2006/relationships/footer" Target="footer13.xml"/><Relationship Id="rId20" Type="http://schemas.openxmlformats.org/officeDocument/2006/relationships/footer" Target="footer12.xml"/><Relationship Id="rId2" Type="http://schemas.openxmlformats.org/officeDocument/2006/relationships/settings" Target="settings.xml"/><Relationship Id="rId19" Type="http://schemas.openxmlformats.org/officeDocument/2006/relationships/footer" Target="footer11.xml"/><Relationship Id="rId18" Type="http://schemas.openxmlformats.org/officeDocument/2006/relationships/footer" Target="footer10.xml"/><Relationship Id="rId17" Type="http://schemas.openxmlformats.org/officeDocument/2006/relationships/footer" Target="footer9.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54FE6-DEA1-4FF5-AE7D-2C9441689A8E}">
  <ds:schemaRefs/>
</ds:datastoreItem>
</file>

<file path=docProps/app.xml><?xml version="1.0" encoding="utf-8"?>
<Properties xmlns="http://schemas.openxmlformats.org/officeDocument/2006/extended-properties" xmlns:vt="http://schemas.openxmlformats.org/officeDocument/2006/docPropsVTypes">
  <Template>Normal</Template>
  <Pages>73</Pages>
  <Words>5345</Words>
  <Characters>30472</Characters>
  <Lines>253</Lines>
  <Paragraphs>71</Paragraphs>
  <TotalTime>2</TotalTime>
  <ScaleCrop>false</ScaleCrop>
  <LinksUpToDate>false</LinksUpToDate>
  <CharactersWithSpaces>35746</CharactersWithSpaces>
  <Application>WPS Office_12.2.0.13412_F1E327BC-269C-435d-A152-05C5408002CA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2023-12-15T15:15:00Z</dcterms:created>
  <dc:creator>quỳnh nguyễn</dc:creator>
  <cp:lastModifiedBy>Thi Bảo</cp:lastModifiedBy>
  <dcterms:modified xsi:type="dcterms:W3CDTF">2024-01-15T08:09:30Z</dcterms:modified>
  <cp:revision>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484DC39024ED44F39588FCE691A6C0EA_12</vt:lpwstr>
  </property>
</Properties>
</file>